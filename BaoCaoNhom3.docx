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F937" w14:textId="77777777" w:rsidR="008F094B" w:rsidRPr="008F094B" w:rsidRDefault="008F094B" w:rsidP="008F094B">
      <w:pPr>
        <w:rPr>
          <w:color w:val="000000" w:themeColor="text1"/>
          <w:sz w:val="28"/>
          <w:szCs w:val="28"/>
        </w:rPr>
      </w:pPr>
      <w:r w:rsidRPr="008F094B">
        <w:rPr>
          <w:noProof/>
          <w:sz w:val="28"/>
          <w:szCs w:val="28"/>
        </w:rPr>
        <mc:AlternateContent>
          <mc:Choice Requires="wpg">
            <w:drawing>
              <wp:anchor distT="0" distB="0" distL="114300" distR="114300" simplePos="0" relativeHeight="251659264" behindDoc="1" locked="0" layoutInCell="1" allowOverlap="1" wp14:anchorId="18484BAA" wp14:editId="288B69B0">
                <wp:simplePos x="0" y="0"/>
                <wp:positionH relativeFrom="margin">
                  <wp:posOffset>-943610</wp:posOffset>
                </wp:positionH>
                <wp:positionV relativeFrom="paragraph">
                  <wp:posOffset>-836295</wp:posOffset>
                </wp:positionV>
                <wp:extent cx="7068820" cy="9812020"/>
                <wp:effectExtent l="0" t="0" r="0" b="0"/>
                <wp:wrapNone/>
                <wp:docPr id="85052513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8820" cy="9812020"/>
                          <a:chOff x="1809" y="1048"/>
                          <a:chExt cx="9121" cy="14726"/>
                        </a:xfrm>
                        <a:effectLst/>
                      </wpg:grpSpPr>
                      <pic:pic xmlns:pic="http://schemas.openxmlformats.org/drawingml/2006/picture">
                        <pic:nvPicPr>
                          <pic:cNvPr id="8" name="Picture 50"/>
                          <pic:cNvPicPr>
                            <a:picLocks noChangeAspect="1" noChangeArrowheads="1"/>
                          </pic:cNvPicPr>
                        </pic:nvPicPr>
                        <pic:blipFill>
                          <a:blip r:embed="rId8" cstate="print"/>
                          <a:srcRect/>
                          <a:stretch>
                            <a:fillRect/>
                          </a:stretch>
                        </pic:blipFill>
                        <pic:spPr>
                          <a:xfrm>
                            <a:off x="1809" y="1048"/>
                            <a:ext cx="2154" cy="2611"/>
                          </a:xfrm>
                          <a:prstGeom prst="rect">
                            <a:avLst/>
                          </a:prstGeom>
                          <a:noFill/>
                          <a:ln>
                            <a:noFill/>
                          </a:ln>
                          <a:effectLst/>
                        </pic:spPr>
                      </pic:pic>
                      <pic:pic xmlns:pic="http://schemas.openxmlformats.org/drawingml/2006/picture">
                        <pic:nvPicPr>
                          <pic:cNvPr id="9" name="Picture 51"/>
                          <pic:cNvPicPr>
                            <a:picLocks noChangeAspect="1" noChangeArrowheads="1"/>
                          </pic:cNvPicPr>
                        </pic:nvPicPr>
                        <pic:blipFill>
                          <a:blip r:embed="rId9" cstate="print"/>
                          <a:srcRect/>
                          <a:stretch>
                            <a:fillRect/>
                          </a:stretch>
                        </pic:blipFill>
                        <pic:spPr>
                          <a:xfrm>
                            <a:off x="8775" y="1048"/>
                            <a:ext cx="2155" cy="2611"/>
                          </a:xfrm>
                          <a:prstGeom prst="rect">
                            <a:avLst/>
                          </a:prstGeom>
                          <a:noFill/>
                          <a:ln>
                            <a:noFill/>
                          </a:ln>
                          <a:effectLst/>
                        </pic:spPr>
                      </pic:pic>
                      <pic:pic xmlns:pic="http://schemas.openxmlformats.org/drawingml/2006/picture">
                        <pic:nvPicPr>
                          <pic:cNvPr id="10" name="Picture 52"/>
                          <pic:cNvPicPr>
                            <a:picLocks noChangeAspect="1" noChangeArrowheads="1"/>
                          </pic:cNvPicPr>
                        </pic:nvPicPr>
                        <pic:blipFill>
                          <a:blip r:embed="rId10" cstate="print"/>
                          <a:srcRect/>
                          <a:stretch>
                            <a:fillRect/>
                          </a:stretch>
                        </pic:blipFill>
                        <pic:spPr>
                          <a:xfrm>
                            <a:off x="1809" y="13162"/>
                            <a:ext cx="2154" cy="2612"/>
                          </a:xfrm>
                          <a:prstGeom prst="rect">
                            <a:avLst/>
                          </a:prstGeom>
                          <a:noFill/>
                          <a:ln>
                            <a:noFill/>
                          </a:ln>
                          <a:effectLst/>
                        </pic:spPr>
                      </pic:pic>
                      <pic:pic xmlns:pic="http://schemas.openxmlformats.org/drawingml/2006/picture">
                        <pic:nvPicPr>
                          <pic:cNvPr id="11" name="Picture 53"/>
                          <pic:cNvPicPr>
                            <a:picLocks noChangeAspect="1" noChangeArrowheads="1"/>
                          </pic:cNvPicPr>
                        </pic:nvPicPr>
                        <pic:blipFill>
                          <a:blip r:embed="rId11" cstate="print"/>
                          <a:srcRect/>
                          <a:stretch>
                            <a:fillRect/>
                          </a:stretch>
                        </pic:blipFill>
                        <pic:spPr>
                          <a:xfrm>
                            <a:off x="8775" y="13144"/>
                            <a:ext cx="2155" cy="2612"/>
                          </a:xfrm>
                          <a:prstGeom prst="rect">
                            <a:avLst/>
                          </a:prstGeom>
                          <a:noFill/>
                          <a:ln>
                            <a:noFill/>
                          </a:ln>
                          <a:effectLst/>
                        </pic:spPr>
                      </pic:pic>
                      <wps:wsp>
                        <wps:cNvPr id="12" name="Line 54"/>
                        <wps:cNvCnPr/>
                        <wps:spPr bwMode="auto">
                          <a:xfrm>
                            <a:off x="2079" y="3334"/>
                            <a:ext cx="0" cy="10170"/>
                          </a:xfrm>
                          <a:prstGeom prst="line">
                            <a:avLst/>
                          </a:prstGeom>
                          <a:noFill/>
                          <a:ln w="95250" cmpd="thickThin">
                            <a:solidFill>
                              <a:srgbClr val="000000"/>
                            </a:solidFill>
                            <a:round/>
                          </a:ln>
                          <a:effectLst/>
                        </wps:spPr>
                        <wps:bodyPr/>
                      </wps:wsp>
                      <wps:wsp>
                        <wps:cNvPr id="13" name="Line 55"/>
                        <wps:cNvCnPr/>
                        <wps:spPr bwMode="auto">
                          <a:xfrm>
                            <a:off x="10665" y="3334"/>
                            <a:ext cx="0" cy="10170"/>
                          </a:xfrm>
                          <a:prstGeom prst="line">
                            <a:avLst/>
                          </a:prstGeom>
                          <a:noFill/>
                          <a:ln w="95250" cmpd="thinThick">
                            <a:solidFill>
                              <a:srgbClr val="000000"/>
                            </a:solidFill>
                            <a:round/>
                          </a:ln>
                          <a:effectLst/>
                        </wps:spPr>
                        <wps:bodyPr/>
                      </wps:wsp>
                      <wps:wsp>
                        <wps:cNvPr id="14" name="Line 56"/>
                        <wps:cNvCnPr/>
                        <wps:spPr bwMode="auto">
                          <a:xfrm>
                            <a:off x="3861" y="15556"/>
                            <a:ext cx="5040" cy="0"/>
                          </a:xfrm>
                          <a:prstGeom prst="line">
                            <a:avLst/>
                          </a:prstGeom>
                          <a:noFill/>
                          <a:ln w="95250" cmpd="thickThin">
                            <a:solidFill>
                              <a:srgbClr val="000000"/>
                            </a:solidFill>
                            <a:round/>
                          </a:ln>
                          <a:effectLst/>
                        </wps:spPr>
                        <wps:bodyPr/>
                      </wps:wsp>
                      <wps:wsp>
                        <wps:cNvPr id="16" name="Line 57"/>
                        <wps:cNvCnPr/>
                        <wps:spPr bwMode="auto">
                          <a:xfrm>
                            <a:off x="3861" y="1264"/>
                            <a:ext cx="5040" cy="0"/>
                          </a:xfrm>
                          <a:prstGeom prst="line">
                            <a:avLst/>
                          </a:prstGeom>
                          <a:noFill/>
                          <a:ln w="95250" cmpd="thinThick">
                            <a:solidFill>
                              <a:srgbClr val="000000"/>
                            </a:solidFill>
                            <a:round/>
                          </a:ln>
                          <a:effectLst/>
                        </wps:spPr>
                        <wps:bodyPr/>
                      </wps:wsp>
                    </wpg:wgp>
                  </a:graphicData>
                </a:graphic>
                <wp14:sizeRelH relativeFrom="page">
                  <wp14:pctWidth>0</wp14:pctWidth>
                </wp14:sizeRelH>
                <wp14:sizeRelV relativeFrom="page">
                  <wp14:pctHeight>0</wp14:pctHeight>
                </wp14:sizeRelV>
              </wp:anchor>
            </w:drawing>
          </mc:Choice>
          <mc:Fallback>
            <w:pict>
              <v:group w14:anchorId="623270E6" id="Group 8" o:spid="_x0000_s1026" style="position:absolute;margin-left:-74.3pt;margin-top:-65.85pt;width:556.6pt;height:772.6pt;z-index:-251657216;mso-position-horizontal-relative:margin"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">
                  <v:imagedata r:id="rId12" o:title=""/>
                </v:shape>
                <v:shape id="Picture 51"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">
                  <v:imagedata r:id="rId13" o:title=""/>
                </v:shape>
                <v:shape id="Picture 52"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">
                  <v:imagedata r:id="rId14" o:title=""/>
                </v:shape>
                <v:shape id="Picture 53"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">
                  <v:imagedata r:id="rId15" o:title=""/>
                </v:shape>
                <v:line id="Line 54"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" strokeweight="7.5pt">
                  <v:stroke linestyle="thickThin"/>
                </v:line>
                <v:line id="Line 55"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" strokeweight="7.5pt">
                  <v:stroke linestyle="thinThick"/>
                </v:line>
                <v:line id="Line 56"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" strokeweight="7.5pt">
                  <v:stroke linestyle="thickThin"/>
                </v:line>
                <v:line id="Line 57"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" strokeweight="7.5pt">
                  <v:stroke linestyle="thinThick"/>
                </v:line>
                <w10:wrap anchorx="margin"/>
              </v:group>
            </w:pict>
          </mc:Fallback>
        </mc:AlternateContent>
      </w:r>
    </w:p>
    <w:p w14:paraId="71DF7A66" w14:textId="77777777" w:rsidR="00DA3DF8" w:rsidRDefault="008F094B" w:rsidP="00DA3DF8">
      <w:pPr>
        <w:pStyle w:val="BodyText"/>
        <w:spacing w:before="88"/>
        <w:ind w:left="770" w:right="768"/>
        <w:jc w:val="center"/>
        <w:rPr>
          <w:color w:val="000000" w:themeColor="text1"/>
          <w:sz w:val="28"/>
          <w:szCs w:val="28"/>
          <w:lang w:val="en-US"/>
        </w:rPr>
      </w:pPr>
      <w:r w:rsidRPr="008A14D8">
        <w:rPr>
          <w:color w:val="000000" w:themeColor="text1"/>
          <w:sz w:val="28"/>
          <w:szCs w:val="28"/>
        </w:rPr>
        <w:t>BỘ CÔNG THƯƠNG</w:t>
      </w:r>
    </w:p>
    <w:p w14:paraId="4F3C7020" w14:textId="25678A8D" w:rsidR="008A14D8" w:rsidRPr="00DA3DF8" w:rsidRDefault="008F094B" w:rsidP="00DA3DF8">
      <w:pPr>
        <w:pStyle w:val="BodyText"/>
        <w:spacing w:before="88"/>
        <w:ind w:left="770" w:right="768"/>
        <w:jc w:val="center"/>
        <w:rPr>
          <w:color w:val="000000" w:themeColor="text1"/>
          <w:sz w:val="28"/>
          <w:szCs w:val="28"/>
        </w:rPr>
      </w:pPr>
      <w:r w:rsidRPr="008A14D8">
        <w:rPr>
          <w:color w:val="000000" w:themeColor="text1"/>
          <w:sz w:val="28"/>
          <w:szCs w:val="28"/>
        </w:rPr>
        <w:t>TRƯỜNG ĐẠI HỌC CÔNG NGHIỆP THÀNH PHỐ HỒ CHÍ MINH</w:t>
      </w:r>
    </w:p>
    <w:p w14:paraId="4BD1C606" w14:textId="01059BF3" w:rsidR="008F094B" w:rsidRPr="008F094B" w:rsidRDefault="008F094B" w:rsidP="00DA3DF8">
      <w:pPr>
        <w:pStyle w:val="BodyText"/>
        <w:spacing w:before="246" w:line="436" w:lineRule="auto"/>
        <w:ind w:left="770" w:right="771"/>
        <w:jc w:val="center"/>
        <w:rPr>
          <w:color w:val="000000" w:themeColor="text1"/>
          <w:sz w:val="28"/>
          <w:szCs w:val="28"/>
        </w:rPr>
      </w:pPr>
      <w:r w:rsidRPr="008F094B">
        <w:rPr>
          <w:color w:val="000000" w:themeColor="text1"/>
          <w:sz w:val="28"/>
          <w:szCs w:val="28"/>
        </w:rPr>
        <w:t>KHOA CÔNG NGHỆ THÔNG TIN</w:t>
      </w:r>
    </w:p>
    <w:p w14:paraId="49A6B776" w14:textId="77777777" w:rsidR="008F094B" w:rsidRPr="008F094B" w:rsidRDefault="008F094B" w:rsidP="008F094B">
      <w:pPr>
        <w:rPr>
          <w:b/>
          <w:color w:val="000000" w:themeColor="text1"/>
          <w:sz w:val="28"/>
          <w:szCs w:val="28"/>
        </w:rPr>
      </w:pPr>
    </w:p>
    <w:p w14:paraId="1BD8F732" w14:textId="77777777" w:rsidR="008F094B" w:rsidRPr="008F094B" w:rsidRDefault="008F094B" w:rsidP="008F094B">
      <w:pPr>
        <w:rPr>
          <w:b/>
          <w:color w:val="000000" w:themeColor="text1"/>
          <w:sz w:val="28"/>
          <w:szCs w:val="28"/>
        </w:rPr>
      </w:pPr>
    </w:p>
    <w:p w14:paraId="6D8FFE05" w14:textId="77777777" w:rsidR="008F094B" w:rsidRPr="008F094B" w:rsidRDefault="008F094B" w:rsidP="008F094B">
      <w:pPr>
        <w:rPr>
          <w:b/>
          <w:color w:val="000000" w:themeColor="text1"/>
          <w:sz w:val="28"/>
          <w:szCs w:val="28"/>
        </w:rPr>
      </w:pPr>
    </w:p>
    <w:p w14:paraId="4811033F" w14:textId="77777777" w:rsidR="008F094B" w:rsidRPr="008F094B" w:rsidRDefault="008F094B" w:rsidP="008F094B">
      <w:pPr>
        <w:rPr>
          <w:b/>
          <w:color w:val="000000" w:themeColor="text1"/>
          <w:sz w:val="28"/>
          <w:szCs w:val="28"/>
        </w:rPr>
      </w:pPr>
    </w:p>
    <w:p w14:paraId="4FB6646C" w14:textId="77777777" w:rsidR="008F094B" w:rsidRPr="008F094B" w:rsidRDefault="008F094B" w:rsidP="008F094B">
      <w:pPr>
        <w:rPr>
          <w:b/>
          <w:color w:val="000000" w:themeColor="text1"/>
          <w:sz w:val="28"/>
          <w:szCs w:val="28"/>
        </w:rPr>
      </w:pPr>
    </w:p>
    <w:p w14:paraId="23376997" w14:textId="77777777" w:rsidR="008F094B" w:rsidRPr="008F094B" w:rsidRDefault="008F094B" w:rsidP="008F094B">
      <w:pPr>
        <w:rPr>
          <w:b/>
          <w:color w:val="000000" w:themeColor="text1"/>
          <w:sz w:val="28"/>
          <w:szCs w:val="28"/>
        </w:rPr>
      </w:pPr>
    </w:p>
    <w:p w14:paraId="1FDA7DFB" w14:textId="77777777" w:rsidR="008F094B" w:rsidRPr="008F094B" w:rsidRDefault="008F094B" w:rsidP="008F094B">
      <w:pPr>
        <w:rPr>
          <w:b/>
          <w:color w:val="000000" w:themeColor="text1"/>
          <w:sz w:val="28"/>
          <w:szCs w:val="28"/>
        </w:rPr>
      </w:pPr>
    </w:p>
    <w:p w14:paraId="1C1FBB89" w14:textId="77777777" w:rsidR="008F094B" w:rsidRPr="008F094B" w:rsidRDefault="008F094B" w:rsidP="008F094B">
      <w:pPr>
        <w:rPr>
          <w:b/>
          <w:color w:val="000000" w:themeColor="text1"/>
          <w:sz w:val="28"/>
          <w:szCs w:val="28"/>
        </w:rPr>
      </w:pPr>
    </w:p>
    <w:p w14:paraId="086A36D6" w14:textId="77777777" w:rsidR="008F094B" w:rsidRPr="008F094B" w:rsidRDefault="008F094B" w:rsidP="008F094B">
      <w:pPr>
        <w:rPr>
          <w:b/>
          <w:color w:val="000000" w:themeColor="text1"/>
          <w:sz w:val="28"/>
          <w:szCs w:val="28"/>
        </w:rPr>
      </w:pPr>
    </w:p>
    <w:p w14:paraId="6DC66ED4" w14:textId="77777777" w:rsidR="008F094B" w:rsidRPr="008F094B" w:rsidRDefault="008F094B" w:rsidP="008F094B">
      <w:pPr>
        <w:rPr>
          <w:b/>
          <w:color w:val="000000" w:themeColor="text1"/>
          <w:sz w:val="28"/>
          <w:szCs w:val="28"/>
        </w:rPr>
      </w:pPr>
    </w:p>
    <w:p w14:paraId="7096B8F8" w14:textId="77777777" w:rsidR="008F094B" w:rsidRPr="008F094B" w:rsidRDefault="008F094B" w:rsidP="008A14D8">
      <w:pPr>
        <w:pStyle w:val="BodyText"/>
        <w:spacing w:before="210"/>
        <w:ind w:left="770" w:right="767"/>
        <w:rPr>
          <w:color w:val="000000" w:themeColor="text1"/>
          <w:sz w:val="28"/>
          <w:szCs w:val="28"/>
        </w:rPr>
      </w:pPr>
      <w:r w:rsidRPr="008F094B">
        <w:rPr>
          <w:color w:val="000000" w:themeColor="text1"/>
          <w:sz w:val="28"/>
          <w:szCs w:val="28"/>
        </w:rPr>
        <w:t>MÔN: HỆ THỐNG VÀ CÔNG NGHỆ WEB</w:t>
      </w:r>
    </w:p>
    <w:p w14:paraId="6142E8F8" w14:textId="77777777" w:rsidR="008F094B" w:rsidRPr="008F094B" w:rsidRDefault="008F094B" w:rsidP="008A14D8">
      <w:pPr>
        <w:pStyle w:val="BodyText"/>
        <w:spacing w:before="246"/>
        <w:ind w:left="770" w:right="771"/>
        <w:rPr>
          <w:color w:val="000000" w:themeColor="text1"/>
          <w:sz w:val="28"/>
          <w:szCs w:val="28"/>
        </w:rPr>
      </w:pPr>
      <w:r w:rsidRPr="008F094B">
        <w:rPr>
          <w:color w:val="000000" w:themeColor="text1"/>
          <w:sz w:val="28"/>
          <w:szCs w:val="28"/>
        </w:rPr>
        <w:t>ĐỀ TÀI: THIẾT KẾ WEBSITE VĂN PHÒNG PHẨM</w:t>
      </w:r>
    </w:p>
    <w:p w14:paraId="5EF05B11" w14:textId="77777777" w:rsidR="008F094B" w:rsidRPr="008F094B" w:rsidRDefault="008F094B" w:rsidP="008A14D8">
      <w:pPr>
        <w:rPr>
          <w:b/>
          <w:color w:val="000000" w:themeColor="text1"/>
          <w:sz w:val="28"/>
          <w:szCs w:val="28"/>
        </w:rPr>
      </w:pPr>
    </w:p>
    <w:p w14:paraId="45E2875F" w14:textId="77777777" w:rsidR="008F094B" w:rsidRPr="008F094B" w:rsidRDefault="008F094B" w:rsidP="008A14D8">
      <w:pPr>
        <w:spacing w:before="6"/>
        <w:rPr>
          <w:b/>
          <w:color w:val="000000" w:themeColor="text1"/>
          <w:sz w:val="28"/>
          <w:szCs w:val="28"/>
        </w:rPr>
      </w:pPr>
    </w:p>
    <w:p w14:paraId="1E702C71" w14:textId="77777777" w:rsidR="008F094B" w:rsidRPr="008F094B" w:rsidRDefault="008F094B" w:rsidP="008A14D8">
      <w:pPr>
        <w:pStyle w:val="BodyText"/>
        <w:ind w:left="2280"/>
        <w:rPr>
          <w:color w:val="000000" w:themeColor="text1"/>
          <w:sz w:val="28"/>
          <w:szCs w:val="28"/>
        </w:rPr>
      </w:pPr>
      <w:r w:rsidRPr="008F094B">
        <w:rPr>
          <w:color w:val="000000" w:themeColor="text1"/>
          <w:sz w:val="28"/>
          <w:szCs w:val="28"/>
        </w:rPr>
        <w:t>GVHD: ThS</w:t>
      </w:r>
      <w:r w:rsidRPr="008F094B">
        <w:rPr>
          <w:color w:val="000000" w:themeColor="text1"/>
          <w:sz w:val="28"/>
          <w:szCs w:val="28"/>
          <w:lang w:val="vi-VN"/>
        </w:rPr>
        <w:t xml:space="preserve">. </w:t>
      </w:r>
      <w:r w:rsidRPr="008F094B">
        <w:rPr>
          <w:color w:val="000000" w:themeColor="text1"/>
          <w:sz w:val="28"/>
          <w:szCs w:val="28"/>
        </w:rPr>
        <w:t>Phạm Thanh Tùng</w:t>
      </w:r>
    </w:p>
    <w:p w14:paraId="5065B83A" w14:textId="77777777" w:rsidR="008F094B" w:rsidRPr="008F094B" w:rsidRDefault="008F094B" w:rsidP="008A14D8">
      <w:pPr>
        <w:pStyle w:val="BodyText"/>
        <w:spacing w:before="150"/>
        <w:ind w:left="2280"/>
        <w:rPr>
          <w:color w:val="000000" w:themeColor="text1"/>
          <w:sz w:val="28"/>
          <w:szCs w:val="28"/>
          <w:lang w:val="vi-VN"/>
        </w:rPr>
      </w:pPr>
      <w:r w:rsidRPr="008F094B">
        <w:rPr>
          <w:color w:val="000000" w:themeColor="text1"/>
          <w:sz w:val="28"/>
          <w:szCs w:val="28"/>
        </w:rPr>
        <w:t>Lớp: DHKHMT20B</w:t>
      </w:r>
    </w:p>
    <w:p w14:paraId="6959665B" w14:textId="77777777" w:rsidR="008F094B" w:rsidRPr="008F094B" w:rsidRDefault="008F094B" w:rsidP="008A14D8">
      <w:pPr>
        <w:pStyle w:val="BodyText"/>
        <w:spacing w:before="150"/>
        <w:ind w:left="2280"/>
        <w:rPr>
          <w:color w:val="000000" w:themeColor="text1"/>
          <w:sz w:val="28"/>
          <w:szCs w:val="28"/>
          <w:lang w:val="en-US"/>
        </w:rPr>
      </w:pPr>
      <w:r w:rsidRPr="008F094B">
        <w:rPr>
          <w:color w:val="000000" w:themeColor="text1"/>
          <w:sz w:val="28"/>
          <w:szCs w:val="28"/>
        </w:rPr>
        <w:t xml:space="preserve">Nhóm: </w:t>
      </w:r>
      <w:r w:rsidRPr="008F094B">
        <w:rPr>
          <w:color w:val="000000" w:themeColor="text1"/>
          <w:sz w:val="28"/>
          <w:szCs w:val="28"/>
          <w:lang w:val="en-US"/>
        </w:rPr>
        <w:t>3</w:t>
      </w:r>
    </w:p>
    <w:p w14:paraId="25B8905F" w14:textId="77777777" w:rsidR="008F094B" w:rsidRPr="008F094B" w:rsidRDefault="008F094B" w:rsidP="008F094B">
      <w:pPr>
        <w:rPr>
          <w:b/>
          <w:color w:val="000000" w:themeColor="text1"/>
          <w:sz w:val="28"/>
          <w:szCs w:val="28"/>
        </w:rPr>
      </w:pPr>
    </w:p>
    <w:p w14:paraId="348741C9" w14:textId="77777777" w:rsidR="008F094B" w:rsidRPr="008F094B" w:rsidRDefault="008F094B" w:rsidP="008F094B">
      <w:pPr>
        <w:rPr>
          <w:b/>
          <w:color w:val="000000" w:themeColor="text1"/>
          <w:sz w:val="28"/>
          <w:szCs w:val="28"/>
        </w:rPr>
      </w:pPr>
    </w:p>
    <w:p w14:paraId="43F39B7A" w14:textId="77777777" w:rsidR="008F094B" w:rsidRPr="008F094B" w:rsidRDefault="008F094B" w:rsidP="008F094B">
      <w:pPr>
        <w:rPr>
          <w:b/>
          <w:color w:val="000000" w:themeColor="text1"/>
          <w:sz w:val="28"/>
          <w:szCs w:val="28"/>
        </w:rPr>
      </w:pPr>
    </w:p>
    <w:p w14:paraId="73A080E4" w14:textId="77777777" w:rsidR="008F094B" w:rsidRPr="008F094B" w:rsidRDefault="008F094B" w:rsidP="008F094B">
      <w:pPr>
        <w:spacing w:before="2"/>
        <w:rPr>
          <w:b/>
          <w:color w:val="000000" w:themeColor="text1"/>
          <w:sz w:val="28"/>
          <w:szCs w:val="28"/>
        </w:rPr>
      </w:pPr>
    </w:p>
    <w:p w14:paraId="6F7DA868" w14:textId="77777777" w:rsidR="008F094B" w:rsidRPr="008F094B" w:rsidRDefault="008F094B" w:rsidP="008F094B">
      <w:pPr>
        <w:ind w:left="770" w:right="767"/>
        <w:rPr>
          <w:color w:val="000000" w:themeColor="text1"/>
          <w:sz w:val="28"/>
          <w:szCs w:val="28"/>
          <w:lang w:val="vi-VN"/>
        </w:rPr>
      </w:pPr>
    </w:p>
    <w:p w14:paraId="250C054C" w14:textId="77777777" w:rsidR="00DA3DF8" w:rsidRDefault="00DA3DF8" w:rsidP="008F094B">
      <w:pPr>
        <w:ind w:left="1440" w:firstLine="720"/>
        <w:rPr>
          <w:color w:val="000000" w:themeColor="text1"/>
          <w:sz w:val="28"/>
          <w:szCs w:val="28"/>
          <w:lang w:val="en-US"/>
        </w:rPr>
      </w:pPr>
    </w:p>
    <w:p w14:paraId="3B3B300D" w14:textId="77777777" w:rsidR="00DA3DF8" w:rsidRDefault="00DA3DF8" w:rsidP="008F094B">
      <w:pPr>
        <w:ind w:left="1440" w:firstLine="720"/>
        <w:rPr>
          <w:color w:val="000000" w:themeColor="text1"/>
          <w:sz w:val="28"/>
          <w:szCs w:val="28"/>
          <w:lang w:val="en-US"/>
        </w:rPr>
      </w:pPr>
    </w:p>
    <w:p w14:paraId="23ED066B" w14:textId="77777777" w:rsidR="00DA3DF8" w:rsidRDefault="00DA3DF8" w:rsidP="008F094B">
      <w:pPr>
        <w:ind w:left="1440" w:firstLine="720"/>
        <w:rPr>
          <w:color w:val="000000" w:themeColor="text1"/>
          <w:sz w:val="28"/>
          <w:szCs w:val="28"/>
          <w:lang w:val="en-US"/>
        </w:rPr>
      </w:pPr>
    </w:p>
    <w:p w14:paraId="6A806A60" w14:textId="77777777" w:rsidR="00DA3DF8" w:rsidRDefault="00DA3DF8" w:rsidP="008F094B">
      <w:pPr>
        <w:ind w:left="1440" w:firstLine="720"/>
        <w:rPr>
          <w:color w:val="000000" w:themeColor="text1"/>
          <w:sz w:val="28"/>
          <w:szCs w:val="28"/>
          <w:lang w:val="en-US"/>
        </w:rPr>
      </w:pPr>
    </w:p>
    <w:p w14:paraId="02D37B1B" w14:textId="77777777" w:rsidR="00DA3DF8" w:rsidRDefault="00DA3DF8" w:rsidP="008F094B">
      <w:pPr>
        <w:ind w:left="1440" w:firstLine="720"/>
        <w:rPr>
          <w:color w:val="000000" w:themeColor="text1"/>
          <w:sz w:val="28"/>
          <w:szCs w:val="28"/>
          <w:lang w:val="en-US"/>
        </w:rPr>
      </w:pPr>
    </w:p>
    <w:p w14:paraId="0853DB60" w14:textId="77777777" w:rsidR="00DA3DF8" w:rsidRDefault="00DA3DF8" w:rsidP="008F094B">
      <w:pPr>
        <w:ind w:left="1440" w:firstLine="720"/>
        <w:rPr>
          <w:color w:val="000000" w:themeColor="text1"/>
          <w:sz w:val="28"/>
          <w:szCs w:val="28"/>
          <w:lang w:val="en-US"/>
        </w:rPr>
      </w:pPr>
    </w:p>
    <w:p w14:paraId="4F9E5030" w14:textId="77777777" w:rsidR="00DA3DF8" w:rsidRDefault="00DA3DF8" w:rsidP="008F094B">
      <w:pPr>
        <w:ind w:left="1440" w:firstLine="720"/>
        <w:rPr>
          <w:color w:val="000000" w:themeColor="text1"/>
          <w:sz w:val="28"/>
          <w:szCs w:val="28"/>
          <w:lang w:val="en-US"/>
        </w:rPr>
      </w:pPr>
    </w:p>
    <w:p w14:paraId="7DFF943D" w14:textId="77777777" w:rsidR="00DA3DF8" w:rsidRDefault="00DA3DF8" w:rsidP="008F094B">
      <w:pPr>
        <w:ind w:left="1440" w:firstLine="720"/>
        <w:rPr>
          <w:color w:val="000000" w:themeColor="text1"/>
          <w:sz w:val="28"/>
          <w:szCs w:val="28"/>
          <w:lang w:val="en-US"/>
        </w:rPr>
      </w:pPr>
    </w:p>
    <w:p w14:paraId="45F70353" w14:textId="77777777" w:rsidR="00DA3DF8" w:rsidRDefault="00DA3DF8" w:rsidP="008F094B">
      <w:pPr>
        <w:ind w:left="1440" w:firstLine="720"/>
        <w:rPr>
          <w:color w:val="000000" w:themeColor="text1"/>
          <w:sz w:val="28"/>
          <w:szCs w:val="28"/>
          <w:lang w:val="en-US"/>
        </w:rPr>
      </w:pPr>
    </w:p>
    <w:p w14:paraId="61062034" w14:textId="30476184" w:rsidR="008F094B" w:rsidRPr="008F094B" w:rsidRDefault="008F094B" w:rsidP="008F094B">
      <w:pPr>
        <w:ind w:left="1440" w:firstLine="720"/>
        <w:rPr>
          <w:color w:val="000000" w:themeColor="text1"/>
          <w:sz w:val="28"/>
          <w:szCs w:val="28"/>
          <w:lang w:val="en-US"/>
        </w:rPr>
      </w:pPr>
      <w:r w:rsidRPr="008F094B">
        <w:rPr>
          <w:color w:val="000000" w:themeColor="text1"/>
          <w:sz w:val="28"/>
          <w:szCs w:val="28"/>
        </w:rPr>
        <w:t>Thành phố Hồ Chí Minh, ngày 05 tháng 04 năm 2026</w:t>
      </w:r>
    </w:p>
    <w:p w14:paraId="430E55E3" w14:textId="77777777" w:rsidR="008F094B" w:rsidRPr="008F094B" w:rsidRDefault="008F094B" w:rsidP="008F094B">
      <w:pPr>
        <w:rPr>
          <w:color w:val="000000" w:themeColor="text1"/>
          <w:sz w:val="28"/>
          <w:szCs w:val="28"/>
        </w:rPr>
      </w:pPr>
    </w:p>
    <w:p w14:paraId="1BCBD4DB" w14:textId="77777777" w:rsidR="008F094B" w:rsidRPr="008F094B" w:rsidRDefault="008F094B">
      <w:pPr>
        <w:rPr>
          <w:sz w:val="28"/>
          <w:szCs w:val="28"/>
          <w:lang w:val="en-US"/>
        </w:rPr>
      </w:pPr>
    </w:p>
    <w:tbl>
      <w:tblPr>
        <w:tblW w:w="1031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923"/>
        <w:gridCol w:w="2410"/>
        <w:gridCol w:w="1559"/>
        <w:gridCol w:w="2012"/>
        <w:gridCol w:w="2415"/>
      </w:tblGrid>
      <w:tr w:rsidR="008F094B" w:rsidRPr="008F094B" w14:paraId="049711BF" w14:textId="77777777" w:rsidTr="00BE591E">
        <w:trPr>
          <w:trHeight w:val="1852"/>
          <w:jc w:val="center"/>
        </w:trPr>
        <w:tc>
          <w:tcPr>
            <w:tcW w:w="1923" w:type="dxa"/>
          </w:tcPr>
          <w:p w14:paraId="092C552E" w14:textId="77777777" w:rsidR="008F094B" w:rsidRPr="008F094B" w:rsidRDefault="008F094B" w:rsidP="00BE591E">
            <w:pPr>
              <w:pStyle w:val="NormalWeb"/>
              <w:spacing w:beforeAutospacing="0" w:afterAutospacing="0" w:line="18" w:lineRule="atLeast"/>
              <w:rPr>
                <w:rFonts w:eastAsia="Times New Roman"/>
                <w:b/>
                <w:color w:val="000000" w:themeColor="text1"/>
                <w:sz w:val="28"/>
                <w:szCs w:val="28"/>
                <w:lang w:val="vi" w:eastAsia="vi" w:bidi="vi"/>
              </w:rPr>
            </w:pPr>
            <w:r w:rsidRPr="008F094B">
              <w:rPr>
                <w:color w:val="000000" w:themeColor="text1"/>
                <w:sz w:val="28"/>
                <w:szCs w:val="28"/>
              </w:rPr>
              <w:lastRenderedPageBreak/>
              <w:t>STT</w:t>
            </w:r>
          </w:p>
        </w:tc>
        <w:tc>
          <w:tcPr>
            <w:tcW w:w="2410" w:type="dxa"/>
          </w:tcPr>
          <w:p w14:paraId="04CC8900" w14:textId="77777777" w:rsidR="008F094B" w:rsidRPr="008F094B" w:rsidRDefault="008F094B" w:rsidP="00BE591E">
            <w:pPr>
              <w:pStyle w:val="NormalWeb"/>
              <w:spacing w:beforeAutospacing="0" w:afterAutospacing="0" w:line="18" w:lineRule="atLeast"/>
              <w:rPr>
                <w:rFonts w:eastAsia="Times New Roman"/>
                <w:b/>
                <w:color w:val="000000" w:themeColor="text1"/>
                <w:sz w:val="28"/>
                <w:szCs w:val="28"/>
                <w:lang w:eastAsia="vi" w:bidi="vi"/>
              </w:rPr>
            </w:pPr>
            <w:r w:rsidRPr="008F094B">
              <w:rPr>
                <w:color w:val="000000" w:themeColor="text1"/>
                <w:sz w:val="28"/>
                <w:szCs w:val="28"/>
              </w:rPr>
              <w:t>Họ và tên</w:t>
            </w:r>
          </w:p>
        </w:tc>
        <w:tc>
          <w:tcPr>
            <w:tcW w:w="1559" w:type="dxa"/>
          </w:tcPr>
          <w:p w14:paraId="35B07CD3" w14:textId="77777777" w:rsidR="008F094B" w:rsidRPr="008F094B" w:rsidRDefault="008F094B" w:rsidP="00BE591E">
            <w:pPr>
              <w:pStyle w:val="NormalWeb"/>
              <w:spacing w:beforeAutospacing="0" w:afterAutospacing="0" w:line="18" w:lineRule="atLeast"/>
              <w:rPr>
                <w:rFonts w:eastAsia="Times New Roman"/>
                <w:b/>
                <w:color w:val="000000" w:themeColor="text1"/>
                <w:sz w:val="28"/>
                <w:szCs w:val="28"/>
                <w:lang w:val="vi" w:eastAsia="vi" w:bidi="vi"/>
              </w:rPr>
            </w:pPr>
            <w:r w:rsidRPr="008F094B">
              <w:rPr>
                <w:color w:val="000000" w:themeColor="text1"/>
                <w:sz w:val="28"/>
                <w:szCs w:val="28"/>
              </w:rPr>
              <w:t>MSSV</w:t>
            </w:r>
          </w:p>
        </w:tc>
        <w:tc>
          <w:tcPr>
            <w:tcW w:w="2012" w:type="dxa"/>
          </w:tcPr>
          <w:p w14:paraId="4EB16A7E" w14:textId="77777777" w:rsidR="008F094B" w:rsidRPr="008F094B" w:rsidRDefault="008F094B" w:rsidP="00BE591E">
            <w:pPr>
              <w:pStyle w:val="NormalWeb"/>
              <w:spacing w:beforeAutospacing="0" w:afterAutospacing="0" w:line="18" w:lineRule="atLeast"/>
              <w:rPr>
                <w:rFonts w:eastAsia="Times New Roman"/>
                <w:b/>
                <w:color w:val="000000" w:themeColor="text1"/>
                <w:sz w:val="28"/>
                <w:szCs w:val="28"/>
                <w:lang w:val="vi" w:eastAsia="vi" w:bidi="vi"/>
              </w:rPr>
            </w:pPr>
            <w:r w:rsidRPr="008F094B">
              <w:rPr>
                <w:color w:val="000000" w:themeColor="text1"/>
                <w:sz w:val="28"/>
                <w:szCs w:val="28"/>
              </w:rPr>
              <w:t>Lớp</w:t>
            </w:r>
          </w:p>
        </w:tc>
        <w:tc>
          <w:tcPr>
            <w:tcW w:w="2415" w:type="dxa"/>
          </w:tcPr>
          <w:p w14:paraId="074F3453" w14:textId="77777777" w:rsidR="008F094B" w:rsidRPr="008F094B" w:rsidRDefault="008F094B" w:rsidP="00BE591E">
            <w:pPr>
              <w:pStyle w:val="NormalWeb"/>
              <w:spacing w:beforeAutospacing="0" w:afterAutospacing="0" w:line="18" w:lineRule="atLeast"/>
              <w:rPr>
                <w:rFonts w:eastAsia="Times New Roman"/>
                <w:b/>
                <w:color w:val="000000" w:themeColor="text1"/>
                <w:sz w:val="28"/>
                <w:szCs w:val="28"/>
                <w:lang w:val="vi" w:eastAsia="vi" w:bidi="vi"/>
              </w:rPr>
            </w:pPr>
            <w:r w:rsidRPr="008F094B">
              <w:rPr>
                <w:color w:val="000000" w:themeColor="text1"/>
                <w:sz w:val="28"/>
                <w:szCs w:val="28"/>
              </w:rPr>
              <w:t>Nhiệm vụ</w:t>
            </w:r>
          </w:p>
        </w:tc>
      </w:tr>
      <w:tr w:rsidR="008F094B" w:rsidRPr="008F094B" w14:paraId="76084731" w14:textId="77777777" w:rsidTr="00BE591E">
        <w:trPr>
          <w:trHeight w:val="1166"/>
          <w:jc w:val="center"/>
        </w:trPr>
        <w:tc>
          <w:tcPr>
            <w:tcW w:w="1923" w:type="dxa"/>
          </w:tcPr>
          <w:p w14:paraId="32908BB4"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1</w:t>
            </w:r>
          </w:p>
        </w:tc>
        <w:tc>
          <w:tcPr>
            <w:tcW w:w="2410" w:type="dxa"/>
          </w:tcPr>
          <w:p w14:paraId="6E4C3E85"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eastAsia="vi" w:bidi="vi"/>
              </w:rPr>
            </w:pPr>
            <w:r w:rsidRPr="008F094B">
              <w:rPr>
                <w:color w:val="000000" w:themeColor="text1"/>
                <w:sz w:val="28"/>
                <w:szCs w:val="28"/>
              </w:rPr>
              <w:t>Nguyễn Lê Nhật Ân</w:t>
            </w:r>
          </w:p>
        </w:tc>
        <w:tc>
          <w:tcPr>
            <w:tcW w:w="1559" w:type="dxa"/>
          </w:tcPr>
          <w:p w14:paraId="7E07751D"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24688281</w:t>
            </w:r>
          </w:p>
        </w:tc>
        <w:tc>
          <w:tcPr>
            <w:tcW w:w="2012" w:type="dxa"/>
          </w:tcPr>
          <w:p w14:paraId="7F24E306" w14:textId="77777777" w:rsidR="008F094B" w:rsidRPr="008F094B" w:rsidRDefault="008F094B" w:rsidP="00BE591E">
            <w:pPr>
              <w:widowControl/>
              <w:textAlignment w:val="top"/>
              <w:rPr>
                <w:color w:val="000000" w:themeColor="text1"/>
                <w:sz w:val="28"/>
                <w:szCs w:val="28"/>
              </w:rPr>
            </w:pPr>
            <w:r w:rsidRPr="008F094B">
              <w:rPr>
                <w:color w:val="000000" w:themeColor="text1"/>
                <w:sz w:val="28"/>
                <w:szCs w:val="28"/>
                <w:lang w:val="en-US" w:bidi="vi"/>
              </w:rPr>
              <w:t>DHKHMT20B</w:t>
            </w:r>
          </w:p>
        </w:tc>
        <w:tc>
          <w:tcPr>
            <w:tcW w:w="2415" w:type="dxa"/>
          </w:tcPr>
          <w:p w14:paraId="4526695F" w14:textId="77777777" w:rsidR="008F094B" w:rsidRPr="008F094B" w:rsidRDefault="008F094B" w:rsidP="00BE591E">
            <w:pPr>
              <w:pStyle w:val="NormalWeb"/>
              <w:spacing w:beforeAutospacing="0" w:afterAutospacing="0" w:line="18" w:lineRule="atLeast"/>
              <w:rPr>
                <w:color w:val="000000" w:themeColor="text1"/>
                <w:sz w:val="28"/>
                <w:szCs w:val="28"/>
                <w:lang w:val="vi-VN"/>
              </w:rPr>
            </w:pPr>
            <w:r w:rsidRPr="008F094B">
              <w:rPr>
                <w:color w:val="000000" w:themeColor="text1"/>
                <w:sz w:val="28"/>
                <w:szCs w:val="28"/>
              </w:rPr>
              <w:t>Quản lý dự án</w:t>
            </w:r>
            <w:r w:rsidRPr="008F094B">
              <w:rPr>
                <w:color w:val="000000" w:themeColor="text1"/>
                <w:sz w:val="28"/>
                <w:szCs w:val="28"/>
                <w:lang w:val="vi-VN"/>
              </w:rPr>
              <w:t>,</w:t>
            </w:r>
          </w:p>
          <w:p w14:paraId="6DA535A7"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VN" w:eastAsia="vi" w:bidi="vi"/>
              </w:rPr>
            </w:pPr>
            <w:r w:rsidRPr="008F094B">
              <w:rPr>
                <w:color w:val="000000" w:themeColor="text1"/>
                <w:sz w:val="28"/>
                <w:szCs w:val="28"/>
              </w:rPr>
              <w:t>Product Detail</w:t>
            </w:r>
          </w:p>
        </w:tc>
      </w:tr>
      <w:tr w:rsidR="008F094B" w:rsidRPr="008F094B" w14:paraId="3B94D8D1" w14:textId="77777777" w:rsidTr="00BE591E">
        <w:trPr>
          <w:trHeight w:val="1508"/>
          <w:jc w:val="center"/>
        </w:trPr>
        <w:tc>
          <w:tcPr>
            <w:tcW w:w="1923" w:type="dxa"/>
          </w:tcPr>
          <w:p w14:paraId="36A02900"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2</w:t>
            </w:r>
          </w:p>
        </w:tc>
        <w:tc>
          <w:tcPr>
            <w:tcW w:w="2410" w:type="dxa"/>
          </w:tcPr>
          <w:p w14:paraId="3951A4C4"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eastAsia="vi" w:bidi="vi"/>
              </w:rPr>
            </w:pPr>
            <w:r w:rsidRPr="008F094B">
              <w:rPr>
                <w:color w:val="000000" w:themeColor="text1"/>
                <w:sz w:val="28"/>
                <w:szCs w:val="28"/>
              </w:rPr>
              <w:t>Lê Triệu Vĩ</w:t>
            </w:r>
          </w:p>
        </w:tc>
        <w:tc>
          <w:tcPr>
            <w:tcW w:w="1559" w:type="dxa"/>
          </w:tcPr>
          <w:p w14:paraId="0C2ABCC9"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rFonts w:eastAsia="sans-serif"/>
                <w:color w:val="000000" w:themeColor="text1"/>
                <w:sz w:val="28"/>
                <w:szCs w:val="28"/>
                <w:shd w:val="clear" w:color="auto" w:fill="FFFFFF"/>
              </w:rPr>
              <w:t>24709771</w:t>
            </w:r>
          </w:p>
        </w:tc>
        <w:tc>
          <w:tcPr>
            <w:tcW w:w="2012" w:type="dxa"/>
          </w:tcPr>
          <w:p w14:paraId="5E992CBB"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DHKTPM20B</w:t>
            </w:r>
          </w:p>
        </w:tc>
        <w:tc>
          <w:tcPr>
            <w:tcW w:w="2415" w:type="dxa"/>
          </w:tcPr>
          <w:p w14:paraId="3555E73D"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Thiết kế Product List</w:t>
            </w:r>
          </w:p>
        </w:tc>
      </w:tr>
      <w:tr w:rsidR="008F094B" w:rsidRPr="008F094B" w14:paraId="2E2BA7E2" w14:textId="77777777" w:rsidTr="00BE591E">
        <w:trPr>
          <w:trHeight w:val="1506"/>
          <w:jc w:val="center"/>
        </w:trPr>
        <w:tc>
          <w:tcPr>
            <w:tcW w:w="1923" w:type="dxa"/>
          </w:tcPr>
          <w:p w14:paraId="584E929B"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3</w:t>
            </w:r>
          </w:p>
        </w:tc>
        <w:tc>
          <w:tcPr>
            <w:tcW w:w="2410" w:type="dxa"/>
          </w:tcPr>
          <w:p w14:paraId="595B257D"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eastAsia="vi" w:bidi="vi"/>
              </w:rPr>
            </w:pPr>
            <w:r w:rsidRPr="008F094B">
              <w:rPr>
                <w:color w:val="000000" w:themeColor="text1"/>
                <w:sz w:val="28"/>
                <w:szCs w:val="28"/>
              </w:rPr>
              <w:t>Đào</w:t>
            </w:r>
            <w:r w:rsidRPr="008F094B">
              <w:rPr>
                <w:color w:val="000000" w:themeColor="text1"/>
                <w:sz w:val="28"/>
                <w:szCs w:val="28"/>
                <w:lang w:val="vi-VN"/>
              </w:rPr>
              <w:t xml:space="preserve"> </w:t>
            </w:r>
            <w:r w:rsidRPr="008F094B">
              <w:rPr>
                <w:color w:val="000000" w:themeColor="text1"/>
                <w:sz w:val="28"/>
                <w:szCs w:val="28"/>
              </w:rPr>
              <w:t>Công Lương</w:t>
            </w:r>
          </w:p>
        </w:tc>
        <w:tc>
          <w:tcPr>
            <w:tcW w:w="1559" w:type="dxa"/>
          </w:tcPr>
          <w:p w14:paraId="18BA1CCE"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rFonts w:eastAsia="sans-serif"/>
                <w:color w:val="000000" w:themeColor="text1"/>
                <w:sz w:val="28"/>
                <w:szCs w:val="28"/>
                <w:shd w:val="clear" w:color="auto" w:fill="FFFFFF"/>
              </w:rPr>
              <w:t>24653181</w:t>
            </w:r>
          </w:p>
        </w:tc>
        <w:tc>
          <w:tcPr>
            <w:tcW w:w="2012" w:type="dxa"/>
          </w:tcPr>
          <w:p w14:paraId="36EFCFFF" w14:textId="77777777" w:rsidR="008F094B" w:rsidRPr="008F094B" w:rsidRDefault="008F094B" w:rsidP="00BE591E">
            <w:pPr>
              <w:widowControl/>
              <w:textAlignment w:val="top"/>
              <w:rPr>
                <w:color w:val="000000" w:themeColor="text1"/>
                <w:sz w:val="28"/>
                <w:szCs w:val="28"/>
              </w:rPr>
            </w:pPr>
            <w:r w:rsidRPr="008F094B">
              <w:rPr>
                <w:color w:val="000000" w:themeColor="text1"/>
                <w:sz w:val="28"/>
                <w:szCs w:val="28"/>
                <w:lang w:val="en-US" w:bidi="vi"/>
              </w:rPr>
              <w:t>DHKHMT20B</w:t>
            </w:r>
          </w:p>
        </w:tc>
        <w:tc>
          <w:tcPr>
            <w:tcW w:w="2415" w:type="dxa"/>
          </w:tcPr>
          <w:p w14:paraId="290B3637"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VN" w:eastAsia="vi" w:bidi="vi"/>
              </w:rPr>
            </w:pPr>
            <w:r w:rsidRPr="008F094B">
              <w:rPr>
                <w:color w:val="000000" w:themeColor="text1"/>
                <w:sz w:val="28"/>
                <w:szCs w:val="28"/>
              </w:rPr>
              <w:t>Thiết kế Login</w:t>
            </w:r>
          </w:p>
        </w:tc>
      </w:tr>
      <w:tr w:rsidR="008F094B" w:rsidRPr="008F094B" w14:paraId="6F65A0CE" w14:textId="77777777" w:rsidTr="00BE591E">
        <w:trPr>
          <w:trHeight w:val="1166"/>
          <w:jc w:val="center"/>
        </w:trPr>
        <w:tc>
          <w:tcPr>
            <w:tcW w:w="1923" w:type="dxa"/>
          </w:tcPr>
          <w:p w14:paraId="5BD46304"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4</w:t>
            </w:r>
          </w:p>
        </w:tc>
        <w:tc>
          <w:tcPr>
            <w:tcW w:w="2410" w:type="dxa"/>
          </w:tcPr>
          <w:p w14:paraId="7DE76917"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eastAsia="vi" w:bidi="vi"/>
              </w:rPr>
            </w:pPr>
            <w:r w:rsidRPr="008F094B">
              <w:rPr>
                <w:color w:val="000000" w:themeColor="text1"/>
                <w:sz w:val="28"/>
                <w:szCs w:val="28"/>
              </w:rPr>
              <w:t>Trương Gia Phú</w:t>
            </w:r>
          </w:p>
        </w:tc>
        <w:tc>
          <w:tcPr>
            <w:tcW w:w="1559" w:type="dxa"/>
          </w:tcPr>
          <w:p w14:paraId="31B792FD"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rFonts w:eastAsia="sans-serif"/>
                <w:color w:val="000000" w:themeColor="text1"/>
                <w:sz w:val="28"/>
                <w:szCs w:val="28"/>
                <w:shd w:val="clear" w:color="auto" w:fill="FFFFFF"/>
              </w:rPr>
              <w:t>24682031</w:t>
            </w:r>
          </w:p>
        </w:tc>
        <w:tc>
          <w:tcPr>
            <w:tcW w:w="2012" w:type="dxa"/>
          </w:tcPr>
          <w:p w14:paraId="6A8EC2A8" w14:textId="77777777" w:rsidR="008F094B" w:rsidRPr="008F094B" w:rsidRDefault="008F094B" w:rsidP="00BE591E">
            <w:pPr>
              <w:widowControl/>
              <w:textAlignment w:val="top"/>
              <w:rPr>
                <w:color w:val="000000" w:themeColor="text1"/>
                <w:sz w:val="28"/>
                <w:szCs w:val="28"/>
                <w:lang w:val="vi-VN"/>
              </w:rPr>
            </w:pPr>
            <w:r w:rsidRPr="008F094B">
              <w:rPr>
                <w:color w:val="000000" w:themeColor="text1"/>
                <w:sz w:val="28"/>
                <w:szCs w:val="28"/>
                <w:lang w:val="en-US" w:bidi="vi"/>
              </w:rPr>
              <w:t>DHKTPM20D</w:t>
            </w:r>
          </w:p>
        </w:tc>
        <w:tc>
          <w:tcPr>
            <w:tcW w:w="2415" w:type="dxa"/>
          </w:tcPr>
          <w:p w14:paraId="01CEA391"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Thiết kế Cart and Payment</w:t>
            </w:r>
          </w:p>
        </w:tc>
      </w:tr>
      <w:tr w:rsidR="008F094B" w:rsidRPr="008F094B" w14:paraId="1B026DC0" w14:textId="77777777" w:rsidTr="00BE591E">
        <w:trPr>
          <w:trHeight w:val="1166"/>
          <w:jc w:val="center"/>
        </w:trPr>
        <w:tc>
          <w:tcPr>
            <w:tcW w:w="1923" w:type="dxa"/>
          </w:tcPr>
          <w:p w14:paraId="28D6E258"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5</w:t>
            </w:r>
          </w:p>
        </w:tc>
        <w:tc>
          <w:tcPr>
            <w:tcW w:w="2410" w:type="dxa"/>
          </w:tcPr>
          <w:p w14:paraId="56B61CEA"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eastAsia="vi" w:bidi="vi"/>
              </w:rPr>
            </w:pPr>
            <w:r w:rsidRPr="008F094B">
              <w:rPr>
                <w:color w:val="000000" w:themeColor="text1"/>
                <w:sz w:val="28"/>
                <w:szCs w:val="28"/>
              </w:rPr>
              <w:t>Trần Quang Vinh</w:t>
            </w:r>
          </w:p>
        </w:tc>
        <w:tc>
          <w:tcPr>
            <w:tcW w:w="1559" w:type="dxa"/>
          </w:tcPr>
          <w:p w14:paraId="238019C5"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24669961</w:t>
            </w:r>
          </w:p>
        </w:tc>
        <w:tc>
          <w:tcPr>
            <w:tcW w:w="2012" w:type="dxa"/>
          </w:tcPr>
          <w:p w14:paraId="04696F77" w14:textId="77777777" w:rsidR="008F094B" w:rsidRPr="008F094B" w:rsidRDefault="008F094B" w:rsidP="00BE591E">
            <w:pPr>
              <w:widowControl/>
              <w:textAlignment w:val="top"/>
              <w:rPr>
                <w:color w:val="000000" w:themeColor="text1"/>
                <w:sz w:val="28"/>
                <w:szCs w:val="28"/>
                <w:lang w:val="en-US"/>
              </w:rPr>
            </w:pPr>
            <w:r w:rsidRPr="008F094B">
              <w:rPr>
                <w:color w:val="000000" w:themeColor="text1"/>
                <w:sz w:val="28"/>
                <w:szCs w:val="28"/>
                <w:lang w:val="en-US" w:bidi="vi"/>
              </w:rPr>
              <w:t>DHKTPM20B</w:t>
            </w:r>
          </w:p>
        </w:tc>
        <w:tc>
          <w:tcPr>
            <w:tcW w:w="2415" w:type="dxa"/>
          </w:tcPr>
          <w:p w14:paraId="5BE5D3FD" w14:textId="77777777" w:rsidR="008F094B" w:rsidRPr="008F094B" w:rsidRDefault="008F094B" w:rsidP="00BE591E">
            <w:pPr>
              <w:pStyle w:val="NormalWeb"/>
              <w:spacing w:beforeAutospacing="0" w:afterAutospacing="0" w:line="18" w:lineRule="atLeast"/>
              <w:rPr>
                <w:rFonts w:eastAsia="Times New Roman"/>
                <w:color w:val="000000" w:themeColor="text1"/>
                <w:sz w:val="28"/>
                <w:szCs w:val="28"/>
                <w:lang w:val="vi" w:eastAsia="vi" w:bidi="vi"/>
              </w:rPr>
            </w:pPr>
            <w:r w:rsidRPr="008F094B">
              <w:rPr>
                <w:color w:val="000000" w:themeColor="text1"/>
                <w:sz w:val="28"/>
                <w:szCs w:val="28"/>
              </w:rPr>
              <w:t>Thiết kế Home Decor</w:t>
            </w:r>
          </w:p>
        </w:tc>
      </w:tr>
    </w:tbl>
    <w:p w14:paraId="3994D0E7" w14:textId="77777777" w:rsidR="008F094B" w:rsidRPr="008F094B" w:rsidRDefault="008F094B">
      <w:pPr>
        <w:rPr>
          <w:sz w:val="28"/>
          <w:szCs w:val="28"/>
          <w:lang w:val="en-US"/>
        </w:rPr>
      </w:pPr>
    </w:p>
    <w:p w14:paraId="57707A4C" w14:textId="77777777" w:rsidR="008F094B" w:rsidRPr="008F094B" w:rsidRDefault="008F094B">
      <w:pPr>
        <w:rPr>
          <w:sz w:val="28"/>
          <w:szCs w:val="28"/>
          <w:lang w:val="en-US"/>
        </w:rPr>
      </w:pPr>
    </w:p>
    <w:p w14:paraId="43000496" w14:textId="77777777" w:rsidR="008F094B" w:rsidRPr="008F094B" w:rsidRDefault="008F094B">
      <w:pPr>
        <w:rPr>
          <w:sz w:val="28"/>
          <w:szCs w:val="28"/>
          <w:lang w:val="en-US"/>
        </w:rPr>
      </w:pPr>
    </w:p>
    <w:p w14:paraId="51D0DA5B" w14:textId="77777777" w:rsidR="008F094B" w:rsidRPr="008F094B" w:rsidRDefault="008F094B">
      <w:pPr>
        <w:rPr>
          <w:sz w:val="28"/>
          <w:szCs w:val="28"/>
          <w:lang w:val="en-US"/>
        </w:rPr>
      </w:pPr>
    </w:p>
    <w:p w14:paraId="796AD976" w14:textId="77777777" w:rsidR="008F094B" w:rsidRPr="008F094B" w:rsidRDefault="008F094B">
      <w:pPr>
        <w:rPr>
          <w:sz w:val="28"/>
          <w:szCs w:val="28"/>
          <w:lang w:val="en-US"/>
        </w:rPr>
      </w:pPr>
    </w:p>
    <w:p w14:paraId="1F1AD161" w14:textId="77777777" w:rsidR="008F094B" w:rsidRPr="008F094B" w:rsidRDefault="008F094B">
      <w:pPr>
        <w:rPr>
          <w:sz w:val="28"/>
          <w:szCs w:val="28"/>
          <w:lang w:val="en-US"/>
        </w:rPr>
      </w:pPr>
    </w:p>
    <w:p w14:paraId="265E8282" w14:textId="77777777" w:rsidR="008F094B" w:rsidRPr="008F094B" w:rsidRDefault="008F094B">
      <w:pPr>
        <w:rPr>
          <w:sz w:val="28"/>
          <w:szCs w:val="28"/>
          <w:lang w:val="en-US"/>
        </w:rPr>
      </w:pPr>
    </w:p>
    <w:p w14:paraId="23729531" w14:textId="77777777" w:rsidR="008F094B" w:rsidRPr="008F094B" w:rsidRDefault="008F094B">
      <w:pPr>
        <w:rPr>
          <w:sz w:val="28"/>
          <w:szCs w:val="28"/>
          <w:lang w:val="en-US"/>
        </w:rPr>
      </w:pPr>
    </w:p>
    <w:p w14:paraId="03F945F5" w14:textId="77777777" w:rsidR="008F094B" w:rsidRPr="008F094B" w:rsidRDefault="008F094B">
      <w:pPr>
        <w:rPr>
          <w:sz w:val="28"/>
          <w:szCs w:val="28"/>
          <w:lang w:val="en-US"/>
        </w:rPr>
      </w:pPr>
    </w:p>
    <w:p w14:paraId="75EF52E7" w14:textId="77777777" w:rsidR="008F094B" w:rsidRPr="008F094B" w:rsidRDefault="008F094B">
      <w:pPr>
        <w:rPr>
          <w:sz w:val="28"/>
          <w:szCs w:val="28"/>
          <w:lang w:val="en-US"/>
        </w:rPr>
      </w:pPr>
    </w:p>
    <w:p w14:paraId="7F8EA9AF" w14:textId="77777777" w:rsidR="008F094B" w:rsidRPr="008F094B" w:rsidRDefault="008F094B">
      <w:pPr>
        <w:rPr>
          <w:sz w:val="28"/>
          <w:szCs w:val="28"/>
          <w:lang w:val="en-US"/>
        </w:rPr>
      </w:pPr>
    </w:p>
    <w:p w14:paraId="597A6321" w14:textId="77777777" w:rsidR="008F094B" w:rsidRPr="008F094B" w:rsidRDefault="008F094B">
      <w:pPr>
        <w:rPr>
          <w:sz w:val="28"/>
          <w:szCs w:val="28"/>
          <w:lang w:val="en-US"/>
        </w:rPr>
      </w:pPr>
    </w:p>
    <w:p w14:paraId="0E02700B" w14:textId="77777777" w:rsidR="008F094B" w:rsidRPr="008F094B" w:rsidRDefault="008F094B">
      <w:pPr>
        <w:rPr>
          <w:sz w:val="28"/>
          <w:szCs w:val="28"/>
          <w:lang w:val="en-US"/>
        </w:rPr>
      </w:pPr>
    </w:p>
    <w:p w14:paraId="6FBD3AC1" w14:textId="77777777" w:rsidR="008F094B" w:rsidRPr="008F094B" w:rsidRDefault="008F094B">
      <w:pPr>
        <w:rPr>
          <w:sz w:val="28"/>
          <w:szCs w:val="28"/>
          <w:lang w:val="en-US"/>
        </w:rPr>
      </w:pPr>
    </w:p>
    <w:p w14:paraId="630051CD" w14:textId="77777777" w:rsidR="008F094B" w:rsidRPr="008F094B" w:rsidRDefault="008F094B">
      <w:pPr>
        <w:rPr>
          <w:sz w:val="28"/>
          <w:szCs w:val="28"/>
          <w:lang w:val="en-US"/>
        </w:rPr>
      </w:pPr>
    </w:p>
    <w:p w14:paraId="5A1AF569" w14:textId="77777777" w:rsidR="008F094B" w:rsidRPr="008F094B" w:rsidRDefault="008F094B">
      <w:pPr>
        <w:rPr>
          <w:sz w:val="28"/>
          <w:szCs w:val="28"/>
          <w:lang w:val="en-US"/>
        </w:rPr>
      </w:pPr>
    </w:p>
    <w:p w14:paraId="26675492" w14:textId="77777777" w:rsidR="008F094B" w:rsidRPr="008F094B" w:rsidRDefault="008F094B">
      <w:pPr>
        <w:rPr>
          <w:sz w:val="28"/>
          <w:szCs w:val="28"/>
          <w:lang w:val="en-US"/>
        </w:rPr>
      </w:pPr>
    </w:p>
    <w:p w14:paraId="37D84E94" w14:textId="77777777" w:rsidR="008F094B" w:rsidRPr="008F094B" w:rsidRDefault="008F094B">
      <w:pPr>
        <w:rPr>
          <w:sz w:val="28"/>
          <w:szCs w:val="28"/>
          <w:lang w:val="en-US"/>
        </w:rPr>
      </w:pPr>
    </w:p>
    <w:p w14:paraId="659DBD20" w14:textId="77777777" w:rsidR="008F094B" w:rsidRPr="008F094B" w:rsidRDefault="008F094B">
      <w:pPr>
        <w:rPr>
          <w:sz w:val="28"/>
          <w:szCs w:val="28"/>
          <w:lang w:val="en-US"/>
        </w:rPr>
      </w:pPr>
    </w:p>
    <w:p w14:paraId="53C0793D" w14:textId="77777777" w:rsidR="008F094B" w:rsidRPr="008F094B" w:rsidRDefault="008F094B">
      <w:pPr>
        <w:rPr>
          <w:sz w:val="28"/>
          <w:szCs w:val="28"/>
          <w:lang w:val="en-US"/>
        </w:rPr>
      </w:pPr>
    </w:p>
    <w:p w14:paraId="59E14546" w14:textId="77777777" w:rsidR="008F094B" w:rsidRPr="008F094B" w:rsidRDefault="008F094B">
      <w:pPr>
        <w:rPr>
          <w:sz w:val="28"/>
          <w:szCs w:val="28"/>
          <w:lang w:val="en-US"/>
        </w:rPr>
      </w:pPr>
    </w:p>
    <w:p w14:paraId="4593F904" w14:textId="77777777" w:rsidR="008F094B" w:rsidRPr="008F094B" w:rsidRDefault="008F094B">
      <w:pPr>
        <w:rPr>
          <w:sz w:val="28"/>
          <w:szCs w:val="28"/>
          <w:lang w:val="en-US"/>
        </w:rPr>
      </w:pPr>
    </w:p>
    <w:p w14:paraId="14471FF9" w14:textId="77777777" w:rsidR="008F094B" w:rsidRPr="008F094B" w:rsidRDefault="008F094B">
      <w:pPr>
        <w:rPr>
          <w:sz w:val="28"/>
          <w:szCs w:val="28"/>
          <w:lang w:val="en-US"/>
        </w:rPr>
      </w:pPr>
    </w:p>
    <w:sdt>
      <w:sdtPr>
        <w:rPr>
          <w:rFonts w:eastAsia="Times New Roman" w:cs="Times New Roman"/>
          <w:color w:val="auto"/>
          <w:sz w:val="22"/>
          <w:szCs w:val="22"/>
          <w:lang w:val="vi" w:eastAsia="vi"/>
        </w:rPr>
        <w:id w:val="738683356"/>
        <w:docPartObj>
          <w:docPartGallery w:val="Table of Contents"/>
          <w:docPartUnique/>
        </w:docPartObj>
      </w:sdtPr>
      <w:sdtEndPr>
        <w:rPr>
          <w:b/>
          <w:bCs/>
          <w:noProof/>
        </w:rPr>
      </w:sdtEndPr>
      <w:sdtContent>
        <w:p w14:paraId="62106571" w14:textId="1CD435F2" w:rsidR="008A14D8" w:rsidRPr="008A14D8" w:rsidRDefault="008A14D8">
          <w:pPr>
            <w:pStyle w:val="TOCHeading"/>
            <w:rPr>
              <w:color w:val="000000" w:themeColor="text1"/>
            </w:rPr>
          </w:pPr>
          <w:r w:rsidRPr="008A14D8">
            <w:rPr>
              <w:color w:val="000000" w:themeColor="text1"/>
            </w:rPr>
            <w:t>Mục lục</w:t>
          </w:r>
        </w:p>
        <w:p w14:paraId="49D02291" w14:textId="0B8023E4" w:rsidR="006523D8" w:rsidRDefault="008A14D8">
          <w:pPr>
            <w:pStyle w:val="TOC1"/>
            <w:tabs>
              <w:tab w:val="right" w:leader="dot" w:pos="9059"/>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26490012" w:history="1">
            <w:r w:rsidR="006523D8" w:rsidRPr="003B4ACE">
              <w:rPr>
                <w:rStyle w:val="Hyperlink"/>
                <w:noProof/>
              </w:rPr>
              <w:t>Chương 1: Tổng quan về đề tài</w:t>
            </w:r>
            <w:r w:rsidR="006523D8">
              <w:rPr>
                <w:noProof/>
                <w:webHidden/>
              </w:rPr>
              <w:tab/>
            </w:r>
            <w:r w:rsidR="006523D8">
              <w:rPr>
                <w:noProof/>
                <w:webHidden/>
              </w:rPr>
              <w:fldChar w:fldCharType="begin"/>
            </w:r>
            <w:r w:rsidR="006523D8">
              <w:rPr>
                <w:noProof/>
                <w:webHidden/>
              </w:rPr>
              <w:instrText xml:space="preserve"> PAGEREF _Toc226490012 \h </w:instrText>
            </w:r>
            <w:r w:rsidR="006523D8">
              <w:rPr>
                <w:noProof/>
                <w:webHidden/>
              </w:rPr>
            </w:r>
            <w:r w:rsidR="006523D8">
              <w:rPr>
                <w:noProof/>
                <w:webHidden/>
              </w:rPr>
              <w:fldChar w:fldCharType="separate"/>
            </w:r>
            <w:r w:rsidR="006523D8">
              <w:rPr>
                <w:noProof/>
                <w:webHidden/>
              </w:rPr>
              <w:t>3</w:t>
            </w:r>
            <w:r w:rsidR="006523D8">
              <w:rPr>
                <w:noProof/>
                <w:webHidden/>
              </w:rPr>
              <w:fldChar w:fldCharType="end"/>
            </w:r>
          </w:hyperlink>
        </w:p>
        <w:p w14:paraId="50CAE7C5" w14:textId="31A79EED"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13" w:history="1">
            <w:r w:rsidRPr="003B4ACE">
              <w:rPr>
                <w:rStyle w:val="Hyperlink"/>
                <w:noProof/>
              </w:rPr>
              <w:t>1. Lý do chọn đề tài</w:t>
            </w:r>
            <w:r>
              <w:rPr>
                <w:noProof/>
                <w:webHidden/>
              </w:rPr>
              <w:tab/>
            </w:r>
            <w:r>
              <w:rPr>
                <w:noProof/>
                <w:webHidden/>
              </w:rPr>
              <w:fldChar w:fldCharType="begin"/>
            </w:r>
            <w:r>
              <w:rPr>
                <w:noProof/>
                <w:webHidden/>
              </w:rPr>
              <w:instrText xml:space="preserve"> PAGEREF _Toc226490013 \h </w:instrText>
            </w:r>
            <w:r>
              <w:rPr>
                <w:noProof/>
                <w:webHidden/>
              </w:rPr>
            </w:r>
            <w:r>
              <w:rPr>
                <w:noProof/>
                <w:webHidden/>
              </w:rPr>
              <w:fldChar w:fldCharType="separate"/>
            </w:r>
            <w:r>
              <w:rPr>
                <w:noProof/>
                <w:webHidden/>
              </w:rPr>
              <w:t>3</w:t>
            </w:r>
            <w:r>
              <w:rPr>
                <w:noProof/>
                <w:webHidden/>
              </w:rPr>
              <w:fldChar w:fldCharType="end"/>
            </w:r>
          </w:hyperlink>
        </w:p>
        <w:p w14:paraId="132A5B44" w14:textId="47EB7EB2"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14" w:history="1">
            <w:r w:rsidRPr="003B4ACE">
              <w:rPr>
                <w:rStyle w:val="Hyperlink"/>
                <w:noProof/>
              </w:rPr>
              <w:t>2. Giới thiệu tổng quan về HTML, CSS, JAVASCRIPT</w:t>
            </w:r>
            <w:r>
              <w:rPr>
                <w:noProof/>
                <w:webHidden/>
              </w:rPr>
              <w:tab/>
            </w:r>
            <w:r>
              <w:rPr>
                <w:noProof/>
                <w:webHidden/>
              </w:rPr>
              <w:fldChar w:fldCharType="begin"/>
            </w:r>
            <w:r>
              <w:rPr>
                <w:noProof/>
                <w:webHidden/>
              </w:rPr>
              <w:instrText xml:space="preserve"> PAGEREF _Toc226490014 \h </w:instrText>
            </w:r>
            <w:r>
              <w:rPr>
                <w:noProof/>
                <w:webHidden/>
              </w:rPr>
            </w:r>
            <w:r>
              <w:rPr>
                <w:noProof/>
                <w:webHidden/>
              </w:rPr>
              <w:fldChar w:fldCharType="separate"/>
            </w:r>
            <w:r>
              <w:rPr>
                <w:noProof/>
                <w:webHidden/>
              </w:rPr>
              <w:t>3</w:t>
            </w:r>
            <w:r>
              <w:rPr>
                <w:noProof/>
                <w:webHidden/>
              </w:rPr>
              <w:fldChar w:fldCharType="end"/>
            </w:r>
          </w:hyperlink>
        </w:p>
        <w:p w14:paraId="5AFC0C5A" w14:textId="2C6B611D" w:rsidR="006523D8" w:rsidRDefault="006523D8">
          <w:pPr>
            <w:pStyle w:val="TOC3"/>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15" w:history="1">
            <w:r w:rsidRPr="003B4ACE">
              <w:rPr>
                <w:rStyle w:val="Hyperlink"/>
                <w:noProof/>
              </w:rPr>
              <w:t>2.1. HTML (HyperText Markup Language)</w:t>
            </w:r>
            <w:r>
              <w:rPr>
                <w:noProof/>
                <w:webHidden/>
              </w:rPr>
              <w:tab/>
            </w:r>
            <w:r>
              <w:rPr>
                <w:noProof/>
                <w:webHidden/>
              </w:rPr>
              <w:fldChar w:fldCharType="begin"/>
            </w:r>
            <w:r>
              <w:rPr>
                <w:noProof/>
                <w:webHidden/>
              </w:rPr>
              <w:instrText xml:space="preserve"> PAGEREF _Toc226490015 \h </w:instrText>
            </w:r>
            <w:r>
              <w:rPr>
                <w:noProof/>
                <w:webHidden/>
              </w:rPr>
            </w:r>
            <w:r>
              <w:rPr>
                <w:noProof/>
                <w:webHidden/>
              </w:rPr>
              <w:fldChar w:fldCharType="separate"/>
            </w:r>
            <w:r>
              <w:rPr>
                <w:noProof/>
                <w:webHidden/>
              </w:rPr>
              <w:t>3</w:t>
            </w:r>
            <w:r>
              <w:rPr>
                <w:noProof/>
                <w:webHidden/>
              </w:rPr>
              <w:fldChar w:fldCharType="end"/>
            </w:r>
          </w:hyperlink>
        </w:p>
        <w:p w14:paraId="1272D1EF" w14:textId="0295F45B" w:rsidR="006523D8" w:rsidRDefault="006523D8">
          <w:pPr>
            <w:pStyle w:val="TOC3"/>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16" w:history="1">
            <w:r w:rsidRPr="003B4ACE">
              <w:rPr>
                <w:rStyle w:val="Hyperlink"/>
                <w:noProof/>
              </w:rPr>
              <w:t>2.2. CSS (Cascading Style Sheets)</w:t>
            </w:r>
            <w:r>
              <w:rPr>
                <w:noProof/>
                <w:webHidden/>
              </w:rPr>
              <w:tab/>
            </w:r>
            <w:r>
              <w:rPr>
                <w:noProof/>
                <w:webHidden/>
              </w:rPr>
              <w:fldChar w:fldCharType="begin"/>
            </w:r>
            <w:r>
              <w:rPr>
                <w:noProof/>
                <w:webHidden/>
              </w:rPr>
              <w:instrText xml:space="preserve"> PAGEREF _Toc226490016 \h </w:instrText>
            </w:r>
            <w:r>
              <w:rPr>
                <w:noProof/>
                <w:webHidden/>
              </w:rPr>
            </w:r>
            <w:r>
              <w:rPr>
                <w:noProof/>
                <w:webHidden/>
              </w:rPr>
              <w:fldChar w:fldCharType="separate"/>
            </w:r>
            <w:r>
              <w:rPr>
                <w:noProof/>
                <w:webHidden/>
              </w:rPr>
              <w:t>4</w:t>
            </w:r>
            <w:r>
              <w:rPr>
                <w:noProof/>
                <w:webHidden/>
              </w:rPr>
              <w:fldChar w:fldCharType="end"/>
            </w:r>
          </w:hyperlink>
        </w:p>
        <w:p w14:paraId="59EC6D41" w14:textId="232C6468" w:rsidR="006523D8" w:rsidRDefault="006523D8">
          <w:pPr>
            <w:pStyle w:val="TOC3"/>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17" w:history="1">
            <w:r w:rsidRPr="003B4ACE">
              <w:rPr>
                <w:rStyle w:val="Hyperlink"/>
                <w:noProof/>
              </w:rPr>
              <w:t>2.3. JS (JavaScript)</w:t>
            </w:r>
            <w:r>
              <w:rPr>
                <w:noProof/>
                <w:webHidden/>
              </w:rPr>
              <w:tab/>
            </w:r>
            <w:r>
              <w:rPr>
                <w:noProof/>
                <w:webHidden/>
              </w:rPr>
              <w:fldChar w:fldCharType="begin"/>
            </w:r>
            <w:r>
              <w:rPr>
                <w:noProof/>
                <w:webHidden/>
              </w:rPr>
              <w:instrText xml:space="preserve"> PAGEREF _Toc226490017 \h </w:instrText>
            </w:r>
            <w:r>
              <w:rPr>
                <w:noProof/>
                <w:webHidden/>
              </w:rPr>
            </w:r>
            <w:r>
              <w:rPr>
                <w:noProof/>
                <w:webHidden/>
              </w:rPr>
              <w:fldChar w:fldCharType="separate"/>
            </w:r>
            <w:r>
              <w:rPr>
                <w:noProof/>
                <w:webHidden/>
              </w:rPr>
              <w:t>4</w:t>
            </w:r>
            <w:r>
              <w:rPr>
                <w:noProof/>
                <w:webHidden/>
              </w:rPr>
              <w:fldChar w:fldCharType="end"/>
            </w:r>
          </w:hyperlink>
        </w:p>
        <w:p w14:paraId="5E282FA0" w14:textId="28B92971" w:rsidR="006523D8" w:rsidRDefault="006523D8">
          <w:pPr>
            <w:pStyle w:val="TOC3"/>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18" w:history="1">
            <w:r w:rsidRPr="003B4ACE">
              <w:rPr>
                <w:rStyle w:val="Hyperlink"/>
                <w:noProof/>
              </w:rPr>
              <w:t>2.4. Sự phối hợp giữa HTML, CSS và JavaScript</w:t>
            </w:r>
            <w:r>
              <w:rPr>
                <w:noProof/>
                <w:webHidden/>
              </w:rPr>
              <w:tab/>
            </w:r>
            <w:r>
              <w:rPr>
                <w:noProof/>
                <w:webHidden/>
              </w:rPr>
              <w:fldChar w:fldCharType="begin"/>
            </w:r>
            <w:r>
              <w:rPr>
                <w:noProof/>
                <w:webHidden/>
              </w:rPr>
              <w:instrText xml:space="preserve"> PAGEREF _Toc226490018 \h </w:instrText>
            </w:r>
            <w:r>
              <w:rPr>
                <w:noProof/>
                <w:webHidden/>
              </w:rPr>
            </w:r>
            <w:r>
              <w:rPr>
                <w:noProof/>
                <w:webHidden/>
              </w:rPr>
              <w:fldChar w:fldCharType="separate"/>
            </w:r>
            <w:r>
              <w:rPr>
                <w:noProof/>
                <w:webHidden/>
              </w:rPr>
              <w:t>4</w:t>
            </w:r>
            <w:r>
              <w:rPr>
                <w:noProof/>
                <w:webHidden/>
              </w:rPr>
              <w:fldChar w:fldCharType="end"/>
            </w:r>
          </w:hyperlink>
        </w:p>
        <w:p w14:paraId="46B8053C" w14:textId="20BEFEE3" w:rsidR="006523D8" w:rsidRDefault="006523D8">
          <w:pPr>
            <w:pStyle w:val="TOC1"/>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19" w:history="1">
            <w:r w:rsidRPr="003B4ACE">
              <w:rPr>
                <w:rStyle w:val="Hyperlink"/>
                <w:b/>
                <w:bCs/>
                <w:noProof/>
              </w:rPr>
              <w:t>Chương 2: Phân tích ứng dụng</w:t>
            </w:r>
            <w:r>
              <w:rPr>
                <w:noProof/>
                <w:webHidden/>
              </w:rPr>
              <w:tab/>
            </w:r>
            <w:r>
              <w:rPr>
                <w:noProof/>
                <w:webHidden/>
              </w:rPr>
              <w:fldChar w:fldCharType="begin"/>
            </w:r>
            <w:r>
              <w:rPr>
                <w:noProof/>
                <w:webHidden/>
              </w:rPr>
              <w:instrText xml:space="preserve"> PAGEREF _Toc226490019 \h </w:instrText>
            </w:r>
            <w:r>
              <w:rPr>
                <w:noProof/>
                <w:webHidden/>
              </w:rPr>
            </w:r>
            <w:r>
              <w:rPr>
                <w:noProof/>
                <w:webHidden/>
              </w:rPr>
              <w:fldChar w:fldCharType="separate"/>
            </w:r>
            <w:r>
              <w:rPr>
                <w:noProof/>
                <w:webHidden/>
              </w:rPr>
              <w:t>4</w:t>
            </w:r>
            <w:r>
              <w:rPr>
                <w:noProof/>
                <w:webHidden/>
              </w:rPr>
              <w:fldChar w:fldCharType="end"/>
            </w:r>
          </w:hyperlink>
        </w:p>
        <w:p w14:paraId="1CADAF28" w14:textId="25E5802C"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0" w:history="1">
            <w:r w:rsidRPr="003B4ACE">
              <w:rPr>
                <w:rStyle w:val="Hyperlink"/>
                <w:b/>
                <w:bCs/>
                <w:noProof/>
              </w:rPr>
              <w:t>2.1 Layout</w:t>
            </w:r>
            <w:r>
              <w:rPr>
                <w:noProof/>
                <w:webHidden/>
              </w:rPr>
              <w:tab/>
            </w:r>
            <w:r>
              <w:rPr>
                <w:noProof/>
                <w:webHidden/>
              </w:rPr>
              <w:fldChar w:fldCharType="begin"/>
            </w:r>
            <w:r>
              <w:rPr>
                <w:noProof/>
                <w:webHidden/>
              </w:rPr>
              <w:instrText xml:space="preserve"> PAGEREF _Toc226490020 \h </w:instrText>
            </w:r>
            <w:r>
              <w:rPr>
                <w:noProof/>
                <w:webHidden/>
              </w:rPr>
            </w:r>
            <w:r>
              <w:rPr>
                <w:noProof/>
                <w:webHidden/>
              </w:rPr>
              <w:fldChar w:fldCharType="separate"/>
            </w:r>
            <w:r>
              <w:rPr>
                <w:noProof/>
                <w:webHidden/>
              </w:rPr>
              <w:t>4</w:t>
            </w:r>
            <w:r>
              <w:rPr>
                <w:noProof/>
                <w:webHidden/>
              </w:rPr>
              <w:fldChar w:fldCharType="end"/>
            </w:r>
          </w:hyperlink>
        </w:p>
        <w:p w14:paraId="4E255BA3" w14:textId="7EFFBF05" w:rsidR="006523D8" w:rsidRDefault="006523D8">
          <w:pPr>
            <w:pStyle w:val="TOC3"/>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1" w:history="1">
            <w:r w:rsidRPr="003B4ACE">
              <w:rPr>
                <w:rStyle w:val="Hyperlink"/>
                <w:b/>
                <w:bCs/>
                <w:noProof/>
              </w:rPr>
              <w:t>2.1.1 Trang Index</w:t>
            </w:r>
            <w:r>
              <w:rPr>
                <w:noProof/>
                <w:webHidden/>
              </w:rPr>
              <w:tab/>
            </w:r>
            <w:r>
              <w:rPr>
                <w:noProof/>
                <w:webHidden/>
              </w:rPr>
              <w:fldChar w:fldCharType="begin"/>
            </w:r>
            <w:r>
              <w:rPr>
                <w:noProof/>
                <w:webHidden/>
              </w:rPr>
              <w:instrText xml:space="preserve"> PAGEREF _Toc226490021 \h </w:instrText>
            </w:r>
            <w:r>
              <w:rPr>
                <w:noProof/>
                <w:webHidden/>
              </w:rPr>
            </w:r>
            <w:r>
              <w:rPr>
                <w:noProof/>
                <w:webHidden/>
              </w:rPr>
              <w:fldChar w:fldCharType="separate"/>
            </w:r>
            <w:r>
              <w:rPr>
                <w:noProof/>
                <w:webHidden/>
              </w:rPr>
              <w:t>5</w:t>
            </w:r>
            <w:r>
              <w:rPr>
                <w:noProof/>
                <w:webHidden/>
              </w:rPr>
              <w:fldChar w:fldCharType="end"/>
            </w:r>
          </w:hyperlink>
        </w:p>
        <w:p w14:paraId="0A394858" w14:textId="7ED86587" w:rsidR="006523D8" w:rsidRDefault="006523D8">
          <w:pPr>
            <w:pStyle w:val="TOC3"/>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2" w:history="1">
            <w:r w:rsidRPr="003B4ACE">
              <w:rPr>
                <w:rStyle w:val="Hyperlink"/>
                <w:b/>
                <w:bCs/>
                <w:noProof/>
              </w:rPr>
              <w:t>2.1.2 &amp; 2.1.3 Trang đăng kí &amp; Trang đăng nhập</w:t>
            </w:r>
            <w:r>
              <w:rPr>
                <w:noProof/>
                <w:webHidden/>
              </w:rPr>
              <w:tab/>
            </w:r>
            <w:r>
              <w:rPr>
                <w:noProof/>
                <w:webHidden/>
              </w:rPr>
              <w:fldChar w:fldCharType="begin"/>
            </w:r>
            <w:r>
              <w:rPr>
                <w:noProof/>
                <w:webHidden/>
              </w:rPr>
              <w:instrText xml:space="preserve"> PAGEREF _Toc226490022 \h </w:instrText>
            </w:r>
            <w:r>
              <w:rPr>
                <w:noProof/>
                <w:webHidden/>
              </w:rPr>
            </w:r>
            <w:r>
              <w:rPr>
                <w:noProof/>
                <w:webHidden/>
              </w:rPr>
              <w:fldChar w:fldCharType="separate"/>
            </w:r>
            <w:r>
              <w:rPr>
                <w:noProof/>
                <w:webHidden/>
              </w:rPr>
              <w:t>5</w:t>
            </w:r>
            <w:r>
              <w:rPr>
                <w:noProof/>
                <w:webHidden/>
              </w:rPr>
              <w:fldChar w:fldCharType="end"/>
            </w:r>
          </w:hyperlink>
        </w:p>
        <w:p w14:paraId="5299206C" w14:textId="1BB90F52" w:rsidR="006523D8" w:rsidRDefault="006523D8">
          <w:pPr>
            <w:pStyle w:val="TOC3"/>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3" w:history="1">
            <w:r w:rsidRPr="003B4ACE">
              <w:rPr>
                <w:rStyle w:val="Hyperlink"/>
                <w:b/>
                <w:bCs/>
                <w:noProof/>
              </w:rPr>
              <w:t>2.1.4 Trang giỏ hàng</w:t>
            </w:r>
            <w:r>
              <w:rPr>
                <w:noProof/>
                <w:webHidden/>
              </w:rPr>
              <w:tab/>
            </w:r>
            <w:r>
              <w:rPr>
                <w:noProof/>
                <w:webHidden/>
              </w:rPr>
              <w:fldChar w:fldCharType="begin"/>
            </w:r>
            <w:r>
              <w:rPr>
                <w:noProof/>
                <w:webHidden/>
              </w:rPr>
              <w:instrText xml:space="preserve"> PAGEREF _Toc226490023 \h </w:instrText>
            </w:r>
            <w:r>
              <w:rPr>
                <w:noProof/>
                <w:webHidden/>
              </w:rPr>
            </w:r>
            <w:r>
              <w:rPr>
                <w:noProof/>
                <w:webHidden/>
              </w:rPr>
              <w:fldChar w:fldCharType="separate"/>
            </w:r>
            <w:r>
              <w:rPr>
                <w:noProof/>
                <w:webHidden/>
              </w:rPr>
              <w:t>6</w:t>
            </w:r>
            <w:r>
              <w:rPr>
                <w:noProof/>
                <w:webHidden/>
              </w:rPr>
              <w:fldChar w:fldCharType="end"/>
            </w:r>
          </w:hyperlink>
        </w:p>
        <w:p w14:paraId="577DC1E0" w14:textId="415D2CBE" w:rsidR="006523D8" w:rsidRDefault="006523D8">
          <w:pPr>
            <w:pStyle w:val="TOC3"/>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4" w:history="1">
            <w:r w:rsidRPr="003B4ACE">
              <w:rPr>
                <w:rStyle w:val="Hyperlink"/>
                <w:b/>
                <w:bCs/>
                <w:noProof/>
              </w:rPr>
              <w:t>2.1.5 Trang chi tiết sản phẩm</w:t>
            </w:r>
            <w:r>
              <w:rPr>
                <w:noProof/>
                <w:webHidden/>
              </w:rPr>
              <w:tab/>
            </w:r>
            <w:r>
              <w:rPr>
                <w:noProof/>
                <w:webHidden/>
              </w:rPr>
              <w:fldChar w:fldCharType="begin"/>
            </w:r>
            <w:r>
              <w:rPr>
                <w:noProof/>
                <w:webHidden/>
              </w:rPr>
              <w:instrText xml:space="preserve"> PAGEREF _Toc226490024 \h </w:instrText>
            </w:r>
            <w:r>
              <w:rPr>
                <w:noProof/>
                <w:webHidden/>
              </w:rPr>
            </w:r>
            <w:r>
              <w:rPr>
                <w:noProof/>
                <w:webHidden/>
              </w:rPr>
              <w:fldChar w:fldCharType="separate"/>
            </w:r>
            <w:r>
              <w:rPr>
                <w:noProof/>
                <w:webHidden/>
              </w:rPr>
              <w:t>7</w:t>
            </w:r>
            <w:r>
              <w:rPr>
                <w:noProof/>
                <w:webHidden/>
              </w:rPr>
              <w:fldChar w:fldCharType="end"/>
            </w:r>
          </w:hyperlink>
        </w:p>
        <w:p w14:paraId="0E8384C5" w14:textId="0970B7F0"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5" w:history="1">
            <w:r w:rsidRPr="003B4ACE">
              <w:rPr>
                <w:rStyle w:val="Hyperlink"/>
                <w:b/>
                <w:bCs/>
                <w:noProof/>
              </w:rPr>
              <w:t>2.2 Sitemap</w:t>
            </w:r>
            <w:r>
              <w:rPr>
                <w:noProof/>
                <w:webHidden/>
              </w:rPr>
              <w:tab/>
            </w:r>
            <w:r>
              <w:rPr>
                <w:noProof/>
                <w:webHidden/>
              </w:rPr>
              <w:fldChar w:fldCharType="begin"/>
            </w:r>
            <w:r>
              <w:rPr>
                <w:noProof/>
                <w:webHidden/>
              </w:rPr>
              <w:instrText xml:space="preserve"> PAGEREF _Toc226490025 \h </w:instrText>
            </w:r>
            <w:r>
              <w:rPr>
                <w:noProof/>
                <w:webHidden/>
              </w:rPr>
            </w:r>
            <w:r>
              <w:rPr>
                <w:noProof/>
                <w:webHidden/>
              </w:rPr>
              <w:fldChar w:fldCharType="separate"/>
            </w:r>
            <w:r>
              <w:rPr>
                <w:noProof/>
                <w:webHidden/>
              </w:rPr>
              <w:t>8</w:t>
            </w:r>
            <w:r>
              <w:rPr>
                <w:noProof/>
                <w:webHidden/>
              </w:rPr>
              <w:fldChar w:fldCharType="end"/>
            </w:r>
          </w:hyperlink>
        </w:p>
        <w:p w14:paraId="66893D99" w14:textId="5E34E1BB" w:rsidR="006523D8" w:rsidRDefault="006523D8">
          <w:pPr>
            <w:pStyle w:val="TOC1"/>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6" w:history="1">
            <w:r w:rsidRPr="003B4ACE">
              <w:rPr>
                <w:rStyle w:val="Hyperlink"/>
                <w:rFonts w:eastAsia="SimSun"/>
                <w:noProof/>
              </w:rPr>
              <w:t>Chương 3: Giao diện Website</w:t>
            </w:r>
            <w:r>
              <w:rPr>
                <w:noProof/>
                <w:webHidden/>
              </w:rPr>
              <w:tab/>
            </w:r>
            <w:r>
              <w:rPr>
                <w:noProof/>
                <w:webHidden/>
              </w:rPr>
              <w:fldChar w:fldCharType="begin"/>
            </w:r>
            <w:r>
              <w:rPr>
                <w:noProof/>
                <w:webHidden/>
              </w:rPr>
              <w:instrText xml:space="preserve"> PAGEREF _Toc226490026 \h </w:instrText>
            </w:r>
            <w:r>
              <w:rPr>
                <w:noProof/>
                <w:webHidden/>
              </w:rPr>
            </w:r>
            <w:r>
              <w:rPr>
                <w:noProof/>
                <w:webHidden/>
              </w:rPr>
              <w:fldChar w:fldCharType="separate"/>
            </w:r>
            <w:r>
              <w:rPr>
                <w:noProof/>
                <w:webHidden/>
              </w:rPr>
              <w:t>9</w:t>
            </w:r>
            <w:r>
              <w:rPr>
                <w:noProof/>
                <w:webHidden/>
              </w:rPr>
              <w:fldChar w:fldCharType="end"/>
            </w:r>
          </w:hyperlink>
        </w:p>
        <w:p w14:paraId="3A0D1416" w14:textId="6D00EF9B"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7" w:history="1">
            <w:r w:rsidRPr="003B4ACE">
              <w:rPr>
                <w:rStyle w:val="Hyperlink"/>
                <w:noProof/>
              </w:rPr>
              <w:t>3</w:t>
            </w:r>
            <w:r w:rsidRPr="003B4ACE">
              <w:rPr>
                <w:rStyle w:val="Hyperlink"/>
                <w:noProof/>
                <w:lang w:val="vi-VN"/>
              </w:rPr>
              <w:t>.1 Giao diện trang chủ</w:t>
            </w:r>
            <w:r>
              <w:rPr>
                <w:noProof/>
                <w:webHidden/>
              </w:rPr>
              <w:tab/>
            </w:r>
            <w:r>
              <w:rPr>
                <w:noProof/>
                <w:webHidden/>
              </w:rPr>
              <w:fldChar w:fldCharType="begin"/>
            </w:r>
            <w:r>
              <w:rPr>
                <w:noProof/>
                <w:webHidden/>
              </w:rPr>
              <w:instrText xml:space="preserve"> PAGEREF _Toc226490027 \h </w:instrText>
            </w:r>
            <w:r>
              <w:rPr>
                <w:noProof/>
                <w:webHidden/>
              </w:rPr>
            </w:r>
            <w:r>
              <w:rPr>
                <w:noProof/>
                <w:webHidden/>
              </w:rPr>
              <w:fldChar w:fldCharType="separate"/>
            </w:r>
            <w:r>
              <w:rPr>
                <w:noProof/>
                <w:webHidden/>
              </w:rPr>
              <w:t>9</w:t>
            </w:r>
            <w:r>
              <w:rPr>
                <w:noProof/>
                <w:webHidden/>
              </w:rPr>
              <w:fldChar w:fldCharType="end"/>
            </w:r>
          </w:hyperlink>
        </w:p>
        <w:p w14:paraId="22C87359" w14:textId="6B9BF45F"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8" w:history="1">
            <w:r w:rsidRPr="003B4ACE">
              <w:rPr>
                <w:rStyle w:val="Hyperlink"/>
                <w:noProof/>
                <w:lang w:val="vi-VN" w:eastAsia="vi-VN"/>
              </w:rPr>
              <w:t>3.2 Giao diện chi tiết sản phẩm</w:t>
            </w:r>
            <w:r>
              <w:rPr>
                <w:noProof/>
                <w:webHidden/>
              </w:rPr>
              <w:tab/>
            </w:r>
            <w:r>
              <w:rPr>
                <w:noProof/>
                <w:webHidden/>
              </w:rPr>
              <w:fldChar w:fldCharType="begin"/>
            </w:r>
            <w:r>
              <w:rPr>
                <w:noProof/>
                <w:webHidden/>
              </w:rPr>
              <w:instrText xml:space="preserve"> PAGEREF _Toc226490028 \h </w:instrText>
            </w:r>
            <w:r>
              <w:rPr>
                <w:noProof/>
                <w:webHidden/>
              </w:rPr>
            </w:r>
            <w:r>
              <w:rPr>
                <w:noProof/>
                <w:webHidden/>
              </w:rPr>
              <w:fldChar w:fldCharType="separate"/>
            </w:r>
            <w:r>
              <w:rPr>
                <w:noProof/>
                <w:webHidden/>
              </w:rPr>
              <w:t>11</w:t>
            </w:r>
            <w:r>
              <w:rPr>
                <w:noProof/>
                <w:webHidden/>
              </w:rPr>
              <w:fldChar w:fldCharType="end"/>
            </w:r>
          </w:hyperlink>
        </w:p>
        <w:p w14:paraId="7EFDF19F" w14:textId="28EDDC70"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29" w:history="1">
            <w:r w:rsidRPr="003B4ACE">
              <w:rPr>
                <w:rStyle w:val="Hyperlink"/>
                <w:noProof/>
                <w:lang w:val="vi-VN"/>
              </w:rPr>
              <w:t>3.3. Đặc tả Giao diện Danh sách sản phẩm theo loại hàng (Product List Page)</w:t>
            </w:r>
            <w:r>
              <w:rPr>
                <w:noProof/>
                <w:webHidden/>
              </w:rPr>
              <w:tab/>
            </w:r>
            <w:r>
              <w:rPr>
                <w:noProof/>
                <w:webHidden/>
              </w:rPr>
              <w:fldChar w:fldCharType="begin"/>
            </w:r>
            <w:r>
              <w:rPr>
                <w:noProof/>
                <w:webHidden/>
              </w:rPr>
              <w:instrText xml:space="preserve"> PAGEREF _Toc226490029 \h </w:instrText>
            </w:r>
            <w:r>
              <w:rPr>
                <w:noProof/>
                <w:webHidden/>
              </w:rPr>
            </w:r>
            <w:r>
              <w:rPr>
                <w:noProof/>
                <w:webHidden/>
              </w:rPr>
              <w:fldChar w:fldCharType="separate"/>
            </w:r>
            <w:r>
              <w:rPr>
                <w:noProof/>
                <w:webHidden/>
              </w:rPr>
              <w:t>12</w:t>
            </w:r>
            <w:r>
              <w:rPr>
                <w:noProof/>
                <w:webHidden/>
              </w:rPr>
              <w:fldChar w:fldCharType="end"/>
            </w:r>
          </w:hyperlink>
        </w:p>
        <w:p w14:paraId="6F2B6E39" w14:textId="398F6BB6"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0" w:history="1">
            <w:r w:rsidRPr="003B4ACE">
              <w:rPr>
                <w:rStyle w:val="Hyperlink"/>
                <w:noProof/>
                <w:lang w:val="vi-VN"/>
              </w:rPr>
              <w:t>3.4. Đặc tả Giao diện Giỏ hàng (Shopping Cart Page)</w:t>
            </w:r>
            <w:r>
              <w:rPr>
                <w:noProof/>
                <w:webHidden/>
              </w:rPr>
              <w:tab/>
            </w:r>
            <w:r>
              <w:rPr>
                <w:noProof/>
                <w:webHidden/>
              </w:rPr>
              <w:fldChar w:fldCharType="begin"/>
            </w:r>
            <w:r>
              <w:rPr>
                <w:noProof/>
                <w:webHidden/>
              </w:rPr>
              <w:instrText xml:space="preserve"> PAGEREF _Toc226490030 \h </w:instrText>
            </w:r>
            <w:r>
              <w:rPr>
                <w:noProof/>
                <w:webHidden/>
              </w:rPr>
            </w:r>
            <w:r>
              <w:rPr>
                <w:noProof/>
                <w:webHidden/>
              </w:rPr>
              <w:fldChar w:fldCharType="separate"/>
            </w:r>
            <w:r>
              <w:rPr>
                <w:noProof/>
                <w:webHidden/>
              </w:rPr>
              <w:t>13</w:t>
            </w:r>
            <w:r>
              <w:rPr>
                <w:noProof/>
                <w:webHidden/>
              </w:rPr>
              <w:fldChar w:fldCharType="end"/>
            </w:r>
          </w:hyperlink>
        </w:p>
        <w:p w14:paraId="70307E82" w14:textId="56352BF5"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1" w:history="1">
            <w:r w:rsidRPr="003B4ACE">
              <w:rPr>
                <w:rStyle w:val="Hyperlink"/>
                <w:noProof/>
                <w:lang w:val="vi-VN"/>
              </w:rPr>
              <w:t>3.5. Đặc tả Giao diện Thanh toán (Checkout Page)</w:t>
            </w:r>
            <w:r>
              <w:rPr>
                <w:noProof/>
                <w:webHidden/>
              </w:rPr>
              <w:tab/>
            </w:r>
            <w:r>
              <w:rPr>
                <w:noProof/>
                <w:webHidden/>
              </w:rPr>
              <w:fldChar w:fldCharType="begin"/>
            </w:r>
            <w:r>
              <w:rPr>
                <w:noProof/>
                <w:webHidden/>
              </w:rPr>
              <w:instrText xml:space="preserve"> PAGEREF _Toc226490031 \h </w:instrText>
            </w:r>
            <w:r>
              <w:rPr>
                <w:noProof/>
                <w:webHidden/>
              </w:rPr>
            </w:r>
            <w:r>
              <w:rPr>
                <w:noProof/>
                <w:webHidden/>
              </w:rPr>
              <w:fldChar w:fldCharType="separate"/>
            </w:r>
            <w:r>
              <w:rPr>
                <w:noProof/>
                <w:webHidden/>
              </w:rPr>
              <w:t>14</w:t>
            </w:r>
            <w:r>
              <w:rPr>
                <w:noProof/>
                <w:webHidden/>
              </w:rPr>
              <w:fldChar w:fldCharType="end"/>
            </w:r>
          </w:hyperlink>
        </w:p>
        <w:p w14:paraId="0F724088" w14:textId="614232A4"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2" w:history="1">
            <w:r w:rsidRPr="003B4ACE">
              <w:rPr>
                <w:rStyle w:val="Hyperlink"/>
                <w:noProof/>
                <w:lang w:val="vi-VN"/>
              </w:rPr>
              <w:t>3.6. Đặc tả Giao diện và Logic chức năng Đăng ký (Register Page)</w:t>
            </w:r>
            <w:r>
              <w:rPr>
                <w:noProof/>
                <w:webHidden/>
              </w:rPr>
              <w:tab/>
            </w:r>
            <w:r>
              <w:rPr>
                <w:noProof/>
                <w:webHidden/>
              </w:rPr>
              <w:fldChar w:fldCharType="begin"/>
            </w:r>
            <w:r>
              <w:rPr>
                <w:noProof/>
                <w:webHidden/>
              </w:rPr>
              <w:instrText xml:space="preserve"> PAGEREF _Toc226490032 \h </w:instrText>
            </w:r>
            <w:r>
              <w:rPr>
                <w:noProof/>
                <w:webHidden/>
              </w:rPr>
            </w:r>
            <w:r>
              <w:rPr>
                <w:noProof/>
                <w:webHidden/>
              </w:rPr>
              <w:fldChar w:fldCharType="separate"/>
            </w:r>
            <w:r>
              <w:rPr>
                <w:noProof/>
                <w:webHidden/>
              </w:rPr>
              <w:t>15</w:t>
            </w:r>
            <w:r>
              <w:rPr>
                <w:noProof/>
                <w:webHidden/>
              </w:rPr>
              <w:fldChar w:fldCharType="end"/>
            </w:r>
          </w:hyperlink>
        </w:p>
        <w:p w14:paraId="2D226C43" w14:textId="13D466DC"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3" w:history="1">
            <w:r w:rsidRPr="003B4ACE">
              <w:rPr>
                <w:rStyle w:val="Hyperlink"/>
                <w:noProof/>
                <w:lang w:val="vi-VN"/>
              </w:rPr>
              <w:t>3.7 Đặc tả Giao diện và Logic chức năng Đăng nhập (Login Page)</w:t>
            </w:r>
            <w:r>
              <w:rPr>
                <w:noProof/>
                <w:webHidden/>
              </w:rPr>
              <w:tab/>
            </w:r>
            <w:r>
              <w:rPr>
                <w:noProof/>
                <w:webHidden/>
              </w:rPr>
              <w:fldChar w:fldCharType="begin"/>
            </w:r>
            <w:r>
              <w:rPr>
                <w:noProof/>
                <w:webHidden/>
              </w:rPr>
              <w:instrText xml:space="preserve"> PAGEREF _Toc226490033 \h </w:instrText>
            </w:r>
            <w:r>
              <w:rPr>
                <w:noProof/>
                <w:webHidden/>
              </w:rPr>
            </w:r>
            <w:r>
              <w:rPr>
                <w:noProof/>
                <w:webHidden/>
              </w:rPr>
              <w:fldChar w:fldCharType="separate"/>
            </w:r>
            <w:r>
              <w:rPr>
                <w:noProof/>
                <w:webHidden/>
              </w:rPr>
              <w:t>16</w:t>
            </w:r>
            <w:r>
              <w:rPr>
                <w:noProof/>
                <w:webHidden/>
              </w:rPr>
              <w:fldChar w:fldCharType="end"/>
            </w:r>
          </w:hyperlink>
        </w:p>
        <w:p w14:paraId="1CA00B6D" w14:textId="3E5AE1E4" w:rsidR="006523D8" w:rsidRDefault="006523D8">
          <w:pPr>
            <w:pStyle w:val="TOC1"/>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4" w:history="1">
            <w:r w:rsidRPr="003B4ACE">
              <w:rPr>
                <w:rStyle w:val="Hyperlink"/>
                <w:b/>
                <w:noProof/>
              </w:rPr>
              <w:t>Chương</w:t>
            </w:r>
            <w:r w:rsidRPr="003B4ACE">
              <w:rPr>
                <w:rStyle w:val="Hyperlink"/>
                <w:b/>
                <w:noProof/>
                <w:lang w:val="vi-VN"/>
              </w:rPr>
              <w:t xml:space="preserve"> </w:t>
            </w:r>
            <w:r w:rsidRPr="003B4ACE">
              <w:rPr>
                <w:rStyle w:val="Hyperlink"/>
                <w:b/>
                <w:noProof/>
              </w:rPr>
              <w:t>4: Kết luận và hướng phát triển</w:t>
            </w:r>
            <w:r>
              <w:rPr>
                <w:noProof/>
                <w:webHidden/>
              </w:rPr>
              <w:tab/>
            </w:r>
            <w:r>
              <w:rPr>
                <w:noProof/>
                <w:webHidden/>
              </w:rPr>
              <w:fldChar w:fldCharType="begin"/>
            </w:r>
            <w:r>
              <w:rPr>
                <w:noProof/>
                <w:webHidden/>
              </w:rPr>
              <w:instrText xml:space="preserve"> PAGEREF _Toc226490034 \h </w:instrText>
            </w:r>
            <w:r>
              <w:rPr>
                <w:noProof/>
                <w:webHidden/>
              </w:rPr>
            </w:r>
            <w:r>
              <w:rPr>
                <w:noProof/>
                <w:webHidden/>
              </w:rPr>
              <w:fldChar w:fldCharType="separate"/>
            </w:r>
            <w:r>
              <w:rPr>
                <w:noProof/>
                <w:webHidden/>
              </w:rPr>
              <w:t>17</w:t>
            </w:r>
            <w:r>
              <w:rPr>
                <w:noProof/>
                <w:webHidden/>
              </w:rPr>
              <w:fldChar w:fldCharType="end"/>
            </w:r>
          </w:hyperlink>
        </w:p>
        <w:p w14:paraId="42E31A35" w14:textId="5F621049"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5" w:history="1">
            <w:r w:rsidRPr="003B4ACE">
              <w:rPr>
                <w:rStyle w:val="Hyperlink"/>
                <w:b/>
                <w:noProof/>
              </w:rPr>
              <w:t>4.1 Kết quả đạt được</w:t>
            </w:r>
            <w:r>
              <w:rPr>
                <w:noProof/>
                <w:webHidden/>
              </w:rPr>
              <w:tab/>
            </w:r>
            <w:r>
              <w:rPr>
                <w:noProof/>
                <w:webHidden/>
              </w:rPr>
              <w:fldChar w:fldCharType="begin"/>
            </w:r>
            <w:r>
              <w:rPr>
                <w:noProof/>
                <w:webHidden/>
              </w:rPr>
              <w:instrText xml:space="preserve"> PAGEREF _Toc226490035 \h </w:instrText>
            </w:r>
            <w:r>
              <w:rPr>
                <w:noProof/>
                <w:webHidden/>
              </w:rPr>
            </w:r>
            <w:r>
              <w:rPr>
                <w:noProof/>
                <w:webHidden/>
              </w:rPr>
              <w:fldChar w:fldCharType="separate"/>
            </w:r>
            <w:r>
              <w:rPr>
                <w:noProof/>
                <w:webHidden/>
              </w:rPr>
              <w:t>17</w:t>
            </w:r>
            <w:r>
              <w:rPr>
                <w:noProof/>
                <w:webHidden/>
              </w:rPr>
              <w:fldChar w:fldCharType="end"/>
            </w:r>
          </w:hyperlink>
        </w:p>
        <w:p w14:paraId="1D713348" w14:textId="3932776D"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6" w:history="1">
            <w:r w:rsidRPr="003B4ACE">
              <w:rPr>
                <w:rStyle w:val="Hyperlink"/>
                <w:b/>
                <w:noProof/>
              </w:rPr>
              <w:t>4.2 Hạn chế</w:t>
            </w:r>
            <w:r>
              <w:rPr>
                <w:noProof/>
                <w:webHidden/>
              </w:rPr>
              <w:tab/>
            </w:r>
            <w:r>
              <w:rPr>
                <w:noProof/>
                <w:webHidden/>
              </w:rPr>
              <w:fldChar w:fldCharType="begin"/>
            </w:r>
            <w:r>
              <w:rPr>
                <w:noProof/>
                <w:webHidden/>
              </w:rPr>
              <w:instrText xml:space="preserve"> PAGEREF _Toc226490036 \h </w:instrText>
            </w:r>
            <w:r>
              <w:rPr>
                <w:noProof/>
                <w:webHidden/>
              </w:rPr>
            </w:r>
            <w:r>
              <w:rPr>
                <w:noProof/>
                <w:webHidden/>
              </w:rPr>
              <w:fldChar w:fldCharType="separate"/>
            </w:r>
            <w:r>
              <w:rPr>
                <w:noProof/>
                <w:webHidden/>
              </w:rPr>
              <w:t>17</w:t>
            </w:r>
            <w:r>
              <w:rPr>
                <w:noProof/>
                <w:webHidden/>
              </w:rPr>
              <w:fldChar w:fldCharType="end"/>
            </w:r>
          </w:hyperlink>
        </w:p>
        <w:p w14:paraId="1AC90456" w14:textId="39C5238C"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7" w:history="1">
            <w:r w:rsidRPr="003B4ACE">
              <w:rPr>
                <w:rStyle w:val="Hyperlink"/>
                <w:b/>
                <w:noProof/>
              </w:rPr>
              <w:t>4.3 Hướng phát triển</w:t>
            </w:r>
            <w:r>
              <w:rPr>
                <w:noProof/>
                <w:webHidden/>
              </w:rPr>
              <w:tab/>
            </w:r>
            <w:r>
              <w:rPr>
                <w:noProof/>
                <w:webHidden/>
              </w:rPr>
              <w:fldChar w:fldCharType="begin"/>
            </w:r>
            <w:r>
              <w:rPr>
                <w:noProof/>
                <w:webHidden/>
              </w:rPr>
              <w:instrText xml:space="preserve"> PAGEREF _Toc226490037 \h </w:instrText>
            </w:r>
            <w:r>
              <w:rPr>
                <w:noProof/>
                <w:webHidden/>
              </w:rPr>
            </w:r>
            <w:r>
              <w:rPr>
                <w:noProof/>
                <w:webHidden/>
              </w:rPr>
              <w:fldChar w:fldCharType="separate"/>
            </w:r>
            <w:r>
              <w:rPr>
                <w:noProof/>
                <w:webHidden/>
              </w:rPr>
              <w:t>17</w:t>
            </w:r>
            <w:r>
              <w:rPr>
                <w:noProof/>
                <w:webHidden/>
              </w:rPr>
              <w:fldChar w:fldCharType="end"/>
            </w:r>
          </w:hyperlink>
        </w:p>
        <w:p w14:paraId="2CB80D0B" w14:textId="7CDFE259" w:rsidR="006523D8" w:rsidRDefault="006523D8">
          <w:pPr>
            <w:pStyle w:val="TOC1"/>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8" w:history="1">
            <w:r w:rsidRPr="003B4ACE">
              <w:rPr>
                <w:rStyle w:val="Hyperlink"/>
                <w:noProof/>
              </w:rPr>
              <w:t>Chương 5: Danh mục hình</w:t>
            </w:r>
            <w:r>
              <w:rPr>
                <w:noProof/>
                <w:webHidden/>
              </w:rPr>
              <w:tab/>
            </w:r>
            <w:r>
              <w:rPr>
                <w:noProof/>
                <w:webHidden/>
              </w:rPr>
              <w:fldChar w:fldCharType="begin"/>
            </w:r>
            <w:r>
              <w:rPr>
                <w:noProof/>
                <w:webHidden/>
              </w:rPr>
              <w:instrText xml:space="preserve"> PAGEREF _Toc226490038 \h </w:instrText>
            </w:r>
            <w:r>
              <w:rPr>
                <w:noProof/>
                <w:webHidden/>
              </w:rPr>
            </w:r>
            <w:r>
              <w:rPr>
                <w:noProof/>
                <w:webHidden/>
              </w:rPr>
              <w:fldChar w:fldCharType="separate"/>
            </w:r>
            <w:r>
              <w:rPr>
                <w:noProof/>
                <w:webHidden/>
              </w:rPr>
              <w:t>18</w:t>
            </w:r>
            <w:r>
              <w:rPr>
                <w:noProof/>
                <w:webHidden/>
              </w:rPr>
              <w:fldChar w:fldCharType="end"/>
            </w:r>
          </w:hyperlink>
        </w:p>
        <w:p w14:paraId="2BD92282" w14:textId="4CEB8E0A"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39" w:history="1">
            <w:r w:rsidRPr="003B4ACE">
              <w:rPr>
                <w:rStyle w:val="Hyperlink"/>
                <w:b/>
                <w:bCs/>
                <w:noProof/>
                <w:lang w:val="en-US"/>
              </w:rPr>
              <w:t xml:space="preserve">5.1 </w:t>
            </w:r>
            <w:r w:rsidRPr="003B4ACE">
              <w:rPr>
                <w:rStyle w:val="Hyperlink"/>
                <w:b/>
                <w:bCs/>
                <w:noProof/>
              </w:rPr>
              <w:t xml:space="preserve">Hình </w:t>
            </w:r>
            <w:r w:rsidRPr="003B4ACE">
              <w:rPr>
                <w:rStyle w:val="Hyperlink"/>
                <w:b/>
                <w:bCs/>
                <w:noProof/>
                <w:lang w:val="en-US"/>
              </w:rPr>
              <w:t>1: Trang đăng nhập</w:t>
            </w:r>
            <w:r>
              <w:rPr>
                <w:noProof/>
                <w:webHidden/>
              </w:rPr>
              <w:tab/>
            </w:r>
            <w:r>
              <w:rPr>
                <w:noProof/>
                <w:webHidden/>
              </w:rPr>
              <w:fldChar w:fldCharType="begin"/>
            </w:r>
            <w:r>
              <w:rPr>
                <w:noProof/>
                <w:webHidden/>
              </w:rPr>
              <w:instrText xml:space="preserve"> PAGEREF _Toc226490039 \h </w:instrText>
            </w:r>
            <w:r>
              <w:rPr>
                <w:noProof/>
                <w:webHidden/>
              </w:rPr>
            </w:r>
            <w:r>
              <w:rPr>
                <w:noProof/>
                <w:webHidden/>
              </w:rPr>
              <w:fldChar w:fldCharType="separate"/>
            </w:r>
            <w:r>
              <w:rPr>
                <w:noProof/>
                <w:webHidden/>
              </w:rPr>
              <w:t>18</w:t>
            </w:r>
            <w:r>
              <w:rPr>
                <w:noProof/>
                <w:webHidden/>
              </w:rPr>
              <w:fldChar w:fldCharType="end"/>
            </w:r>
          </w:hyperlink>
        </w:p>
        <w:p w14:paraId="440DA1F4" w14:textId="518FCCE4"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40" w:history="1">
            <w:r w:rsidRPr="003B4ACE">
              <w:rPr>
                <w:rStyle w:val="Hyperlink"/>
                <w:b/>
                <w:bCs/>
                <w:noProof/>
                <w:lang w:val="en-US"/>
              </w:rPr>
              <w:t xml:space="preserve">5.2 </w:t>
            </w:r>
            <w:r w:rsidRPr="003B4ACE">
              <w:rPr>
                <w:rStyle w:val="Hyperlink"/>
                <w:b/>
                <w:bCs/>
                <w:noProof/>
              </w:rPr>
              <w:t xml:space="preserve">Hình </w:t>
            </w:r>
            <w:r w:rsidRPr="003B4ACE">
              <w:rPr>
                <w:rStyle w:val="Hyperlink"/>
                <w:b/>
                <w:bCs/>
                <w:noProof/>
                <w:lang w:val="en-US"/>
              </w:rPr>
              <w:t>2: Trang đăng ký</w:t>
            </w:r>
            <w:r>
              <w:rPr>
                <w:noProof/>
                <w:webHidden/>
              </w:rPr>
              <w:tab/>
            </w:r>
            <w:r>
              <w:rPr>
                <w:noProof/>
                <w:webHidden/>
              </w:rPr>
              <w:fldChar w:fldCharType="begin"/>
            </w:r>
            <w:r>
              <w:rPr>
                <w:noProof/>
                <w:webHidden/>
              </w:rPr>
              <w:instrText xml:space="preserve"> PAGEREF _Toc226490040 \h </w:instrText>
            </w:r>
            <w:r>
              <w:rPr>
                <w:noProof/>
                <w:webHidden/>
              </w:rPr>
            </w:r>
            <w:r>
              <w:rPr>
                <w:noProof/>
                <w:webHidden/>
              </w:rPr>
              <w:fldChar w:fldCharType="separate"/>
            </w:r>
            <w:r>
              <w:rPr>
                <w:noProof/>
                <w:webHidden/>
              </w:rPr>
              <w:t>18</w:t>
            </w:r>
            <w:r>
              <w:rPr>
                <w:noProof/>
                <w:webHidden/>
              </w:rPr>
              <w:fldChar w:fldCharType="end"/>
            </w:r>
          </w:hyperlink>
        </w:p>
        <w:p w14:paraId="5A0AE77A" w14:textId="60D9C950"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41" w:history="1">
            <w:r w:rsidRPr="003B4ACE">
              <w:rPr>
                <w:rStyle w:val="Hyperlink"/>
                <w:b/>
                <w:bCs/>
                <w:noProof/>
                <w:lang w:val="en-US"/>
              </w:rPr>
              <w:t>5.3</w:t>
            </w:r>
            <w:r w:rsidRPr="003B4ACE">
              <w:rPr>
                <w:rStyle w:val="Hyperlink"/>
                <w:b/>
                <w:bCs/>
                <w:noProof/>
              </w:rPr>
              <w:t xml:space="preserve"> Hình </w:t>
            </w:r>
            <w:r w:rsidRPr="003B4ACE">
              <w:rPr>
                <w:rStyle w:val="Hyperlink"/>
                <w:b/>
                <w:bCs/>
                <w:noProof/>
                <w:lang w:val="en-US"/>
              </w:rPr>
              <w:t>3: Trang giỏ hàng</w:t>
            </w:r>
            <w:r>
              <w:rPr>
                <w:noProof/>
                <w:webHidden/>
              </w:rPr>
              <w:tab/>
            </w:r>
            <w:r>
              <w:rPr>
                <w:noProof/>
                <w:webHidden/>
              </w:rPr>
              <w:fldChar w:fldCharType="begin"/>
            </w:r>
            <w:r>
              <w:rPr>
                <w:noProof/>
                <w:webHidden/>
              </w:rPr>
              <w:instrText xml:space="preserve"> PAGEREF _Toc226490041 \h </w:instrText>
            </w:r>
            <w:r>
              <w:rPr>
                <w:noProof/>
                <w:webHidden/>
              </w:rPr>
            </w:r>
            <w:r>
              <w:rPr>
                <w:noProof/>
                <w:webHidden/>
              </w:rPr>
              <w:fldChar w:fldCharType="separate"/>
            </w:r>
            <w:r>
              <w:rPr>
                <w:noProof/>
                <w:webHidden/>
              </w:rPr>
              <w:t>18</w:t>
            </w:r>
            <w:r>
              <w:rPr>
                <w:noProof/>
                <w:webHidden/>
              </w:rPr>
              <w:fldChar w:fldCharType="end"/>
            </w:r>
          </w:hyperlink>
        </w:p>
        <w:p w14:paraId="6F5F2B5A" w14:textId="70768667"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42" w:history="1">
            <w:r w:rsidRPr="003B4ACE">
              <w:rPr>
                <w:rStyle w:val="Hyperlink"/>
                <w:b/>
                <w:bCs/>
                <w:noProof/>
                <w:lang w:val="en-US"/>
              </w:rPr>
              <w:t xml:space="preserve">5.4 </w:t>
            </w:r>
            <w:r w:rsidRPr="003B4ACE">
              <w:rPr>
                <w:rStyle w:val="Hyperlink"/>
                <w:b/>
                <w:bCs/>
                <w:noProof/>
              </w:rPr>
              <w:t xml:space="preserve">Hình </w:t>
            </w:r>
            <w:r w:rsidRPr="003B4ACE">
              <w:rPr>
                <w:rStyle w:val="Hyperlink"/>
                <w:b/>
                <w:bCs/>
                <w:noProof/>
                <w:lang w:val="en-US"/>
              </w:rPr>
              <w:t>4: Trang chi tiết sản phẩm</w:t>
            </w:r>
            <w:r>
              <w:rPr>
                <w:noProof/>
                <w:webHidden/>
              </w:rPr>
              <w:tab/>
            </w:r>
            <w:r>
              <w:rPr>
                <w:noProof/>
                <w:webHidden/>
              </w:rPr>
              <w:fldChar w:fldCharType="begin"/>
            </w:r>
            <w:r>
              <w:rPr>
                <w:noProof/>
                <w:webHidden/>
              </w:rPr>
              <w:instrText xml:space="preserve"> PAGEREF _Toc226490042 \h </w:instrText>
            </w:r>
            <w:r>
              <w:rPr>
                <w:noProof/>
                <w:webHidden/>
              </w:rPr>
            </w:r>
            <w:r>
              <w:rPr>
                <w:noProof/>
                <w:webHidden/>
              </w:rPr>
              <w:fldChar w:fldCharType="separate"/>
            </w:r>
            <w:r>
              <w:rPr>
                <w:noProof/>
                <w:webHidden/>
              </w:rPr>
              <w:t>18</w:t>
            </w:r>
            <w:r>
              <w:rPr>
                <w:noProof/>
                <w:webHidden/>
              </w:rPr>
              <w:fldChar w:fldCharType="end"/>
            </w:r>
          </w:hyperlink>
        </w:p>
        <w:p w14:paraId="310F1B73" w14:textId="745D9507" w:rsidR="006523D8" w:rsidRDefault="006523D8">
          <w:pPr>
            <w:pStyle w:val="TOC2"/>
            <w:tabs>
              <w:tab w:val="right" w:leader="dot" w:pos="9059"/>
            </w:tabs>
            <w:rPr>
              <w:rFonts w:asciiTheme="minorHAnsi" w:eastAsiaTheme="minorEastAsia" w:hAnsiTheme="minorHAnsi" w:cstheme="minorBidi"/>
              <w:noProof/>
              <w:kern w:val="2"/>
              <w:sz w:val="24"/>
              <w:szCs w:val="24"/>
              <w:lang w:val="en-US" w:eastAsia="en-US"/>
              <w14:ligatures w14:val="standardContextual"/>
            </w:rPr>
          </w:pPr>
          <w:hyperlink w:anchor="_Toc226490043" w:history="1">
            <w:r w:rsidRPr="003B4ACE">
              <w:rPr>
                <w:rStyle w:val="Hyperlink"/>
                <w:b/>
                <w:bCs/>
                <w:noProof/>
                <w:lang w:val="en-US"/>
              </w:rPr>
              <w:t xml:space="preserve">5.5 </w:t>
            </w:r>
            <w:r w:rsidRPr="003B4ACE">
              <w:rPr>
                <w:rStyle w:val="Hyperlink"/>
                <w:b/>
                <w:bCs/>
                <w:noProof/>
              </w:rPr>
              <w:t xml:space="preserve">Hình </w:t>
            </w:r>
            <w:r w:rsidRPr="003B4ACE">
              <w:rPr>
                <w:rStyle w:val="Hyperlink"/>
                <w:b/>
                <w:bCs/>
                <w:noProof/>
                <w:lang w:val="en-US"/>
              </w:rPr>
              <w:t>5: Sơ đồ cấu trúc Website</w:t>
            </w:r>
            <w:r>
              <w:rPr>
                <w:noProof/>
                <w:webHidden/>
              </w:rPr>
              <w:tab/>
            </w:r>
            <w:r>
              <w:rPr>
                <w:noProof/>
                <w:webHidden/>
              </w:rPr>
              <w:fldChar w:fldCharType="begin"/>
            </w:r>
            <w:r>
              <w:rPr>
                <w:noProof/>
                <w:webHidden/>
              </w:rPr>
              <w:instrText xml:space="preserve"> PAGEREF _Toc226490043 \h </w:instrText>
            </w:r>
            <w:r>
              <w:rPr>
                <w:noProof/>
                <w:webHidden/>
              </w:rPr>
            </w:r>
            <w:r>
              <w:rPr>
                <w:noProof/>
                <w:webHidden/>
              </w:rPr>
              <w:fldChar w:fldCharType="separate"/>
            </w:r>
            <w:r>
              <w:rPr>
                <w:noProof/>
                <w:webHidden/>
              </w:rPr>
              <w:t>18</w:t>
            </w:r>
            <w:r>
              <w:rPr>
                <w:noProof/>
                <w:webHidden/>
              </w:rPr>
              <w:fldChar w:fldCharType="end"/>
            </w:r>
          </w:hyperlink>
        </w:p>
        <w:p w14:paraId="2A1097A3" w14:textId="2B9CD914" w:rsidR="008A14D8" w:rsidRDefault="008A14D8">
          <w:r>
            <w:rPr>
              <w:b/>
              <w:bCs/>
              <w:noProof/>
            </w:rPr>
            <w:fldChar w:fldCharType="end"/>
          </w:r>
        </w:p>
      </w:sdtContent>
    </w:sdt>
    <w:p w14:paraId="4841CB10" w14:textId="77777777" w:rsidR="008F094B" w:rsidRPr="008F094B" w:rsidRDefault="008F094B">
      <w:pPr>
        <w:rPr>
          <w:sz w:val="28"/>
          <w:szCs w:val="28"/>
          <w:lang w:val="en-US"/>
        </w:rPr>
      </w:pPr>
    </w:p>
    <w:p w14:paraId="348A804F" w14:textId="36861590" w:rsidR="008F094B" w:rsidRPr="008A14D8" w:rsidRDefault="00A71CC6" w:rsidP="008A14D8">
      <w:pPr>
        <w:pStyle w:val="Heading1"/>
      </w:pPr>
      <w:bookmarkStart w:id="0" w:name="_Toc226442034"/>
      <w:bookmarkStart w:id="1" w:name="_Toc226490012"/>
      <w:r w:rsidRPr="008A14D8">
        <w:t>Chương 1</w:t>
      </w:r>
      <w:r w:rsidR="008F094B" w:rsidRPr="008A14D8">
        <w:t>: T</w:t>
      </w:r>
      <w:bookmarkEnd w:id="0"/>
      <w:r w:rsidRPr="008A14D8">
        <w:t>ổng quan về đề tài</w:t>
      </w:r>
      <w:bookmarkEnd w:id="1"/>
    </w:p>
    <w:p w14:paraId="40692EE4" w14:textId="77777777" w:rsidR="008F094B" w:rsidRPr="008A14D8" w:rsidRDefault="008F094B" w:rsidP="008A14D8">
      <w:pPr>
        <w:pStyle w:val="Heading2"/>
      </w:pPr>
      <w:bookmarkStart w:id="2" w:name="_Toc226442035"/>
      <w:bookmarkStart w:id="3" w:name="_Toc226490013"/>
      <w:r w:rsidRPr="008A14D8">
        <w:t>1. Lý do chọn đề tài</w:t>
      </w:r>
      <w:bookmarkEnd w:id="2"/>
      <w:bookmarkEnd w:id="3"/>
    </w:p>
    <w:p w14:paraId="1442CA0A" w14:textId="6578BCE5" w:rsidR="00377E3B" w:rsidRDefault="00377E3B">
      <w:pPr>
        <w:pStyle w:val="TableofFigures"/>
        <w:tabs>
          <w:tab w:val="right" w:leader="dot" w:pos="9059"/>
        </w:tabs>
        <w:rPr>
          <w:noProof/>
        </w:rPr>
      </w:pPr>
      <w:r>
        <w:rPr>
          <w:color w:val="000000" w:themeColor="text1"/>
          <w:sz w:val="28"/>
          <w:szCs w:val="28"/>
          <w:lang w:val="vi-VN"/>
        </w:rPr>
        <w:fldChar w:fldCharType="begin"/>
      </w:r>
      <w:r>
        <w:rPr>
          <w:color w:val="000000" w:themeColor="text1"/>
          <w:sz w:val="28"/>
          <w:szCs w:val="28"/>
          <w:lang w:val="vi-VN"/>
        </w:rPr>
        <w:instrText xml:space="preserve"> TOC \h \z \c "Hinh" </w:instrText>
      </w:r>
      <w:r>
        <w:rPr>
          <w:color w:val="000000" w:themeColor="text1"/>
          <w:sz w:val="28"/>
          <w:szCs w:val="28"/>
          <w:lang w:val="vi-VN"/>
        </w:rPr>
        <w:fldChar w:fldCharType="separate"/>
      </w:r>
      <w:hyperlink w:anchor="_Toc226561340" w:history="1">
        <w:r w:rsidRPr="002441B5">
          <w:rPr>
            <w:rStyle w:val="Hyperlink"/>
            <w:noProof/>
          </w:rPr>
          <w:t>Hinh 0.1</w:t>
        </w:r>
        <w:r w:rsidRPr="002441B5">
          <w:rPr>
            <w:rStyle w:val="Hyperlink"/>
            <w:noProof/>
            <w:lang w:val="vi-VN"/>
          </w:rPr>
          <w:t>: dcgdhfdhf</w:t>
        </w:r>
        <w:r>
          <w:rPr>
            <w:noProof/>
            <w:webHidden/>
          </w:rPr>
          <w:tab/>
        </w:r>
        <w:r>
          <w:rPr>
            <w:noProof/>
            <w:webHidden/>
          </w:rPr>
          <w:fldChar w:fldCharType="begin"/>
        </w:r>
        <w:r>
          <w:rPr>
            <w:noProof/>
            <w:webHidden/>
          </w:rPr>
          <w:instrText xml:space="preserve"> PAGEREF _Toc226561340 \h </w:instrText>
        </w:r>
        <w:r>
          <w:rPr>
            <w:noProof/>
            <w:webHidden/>
          </w:rPr>
        </w:r>
        <w:r>
          <w:rPr>
            <w:noProof/>
            <w:webHidden/>
          </w:rPr>
          <w:fldChar w:fldCharType="separate"/>
        </w:r>
        <w:r>
          <w:rPr>
            <w:noProof/>
            <w:webHidden/>
          </w:rPr>
          <w:t>5</w:t>
        </w:r>
        <w:r>
          <w:rPr>
            <w:noProof/>
            <w:webHidden/>
          </w:rPr>
          <w:fldChar w:fldCharType="end"/>
        </w:r>
      </w:hyperlink>
    </w:p>
    <w:p w14:paraId="33BC84AE" w14:textId="614DA704" w:rsidR="00377E3B" w:rsidRDefault="00377E3B" w:rsidP="008F094B">
      <w:pPr>
        <w:pStyle w:val="NormalWeb"/>
        <w:spacing w:before="240" w:beforeAutospacing="0" w:after="240" w:afterAutospacing="0" w:line="21" w:lineRule="atLeast"/>
        <w:rPr>
          <w:color w:val="000000" w:themeColor="text1"/>
          <w:sz w:val="28"/>
          <w:szCs w:val="28"/>
          <w:lang w:val="vi-VN"/>
        </w:rPr>
      </w:pPr>
      <w:r>
        <w:rPr>
          <w:color w:val="000000" w:themeColor="text1"/>
          <w:sz w:val="28"/>
          <w:szCs w:val="28"/>
          <w:lang w:val="vi-VN"/>
        </w:rPr>
        <w:fldChar w:fldCharType="end"/>
      </w:r>
    </w:p>
    <w:p w14:paraId="1E38B2A7" w14:textId="21361B28" w:rsidR="008F094B" w:rsidRPr="008F094B" w:rsidRDefault="008F094B" w:rsidP="008F094B">
      <w:pPr>
        <w:pStyle w:val="NormalWeb"/>
        <w:spacing w:before="240" w:beforeAutospacing="0" w:after="240" w:afterAutospacing="0" w:line="21" w:lineRule="atLeast"/>
        <w:rPr>
          <w:color w:val="000000" w:themeColor="text1"/>
          <w:sz w:val="28"/>
          <w:szCs w:val="28"/>
        </w:rPr>
      </w:pPr>
      <w:r w:rsidRPr="008F094B">
        <w:rPr>
          <w:color w:val="000000" w:themeColor="text1"/>
          <w:sz w:val="28"/>
          <w:szCs w:val="28"/>
        </w:rPr>
        <w:t>Trong bối cảnh chuyển đổi số đang diễn ra mạnh mẽ, thương mại điện tử không còn là đặc quyền của các ngành hàng công nghệ hay thời trang. Ngành văn phòng phẩm (VPP) – một lĩnh vực có nhu cầu tiêu dùng thường xuyên và liên tục từ học sinh, sinh viên đến các doanh nghiệp – cũng đang chuyển mình mạnh mẽ lên môi trường trực tuyến.</w:t>
      </w:r>
    </w:p>
    <w:p w14:paraId="002A71A3" w14:textId="77777777" w:rsidR="008F094B" w:rsidRPr="008F094B" w:rsidRDefault="008F094B" w:rsidP="008F094B">
      <w:pPr>
        <w:pStyle w:val="NormalWeb"/>
        <w:spacing w:before="240" w:beforeAutospacing="0" w:after="240" w:afterAutospacing="0" w:line="21" w:lineRule="atLeast"/>
        <w:rPr>
          <w:color w:val="000000" w:themeColor="text1"/>
          <w:sz w:val="28"/>
          <w:szCs w:val="28"/>
        </w:rPr>
      </w:pPr>
      <w:r w:rsidRPr="008F094B">
        <w:rPr>
          <w:color w:val="000000" w:themeColor="text1"/>
          <w:sz w:val="28"/>
          <w:szCs w:val="28"/>
        </w:rPr>
        <w:t>Thực tế cho thấy, việc mua sắm văn phòng phẩm truyền thống thường gặp một số hạn chế:</w:t>
      </w:r>
    </w:p>
    <w:p w14:paraId="775619D5" w14:textId="77777777" w:rsidR="008F094B" w:rsidRPr="008F094B" w:rsidRDefault="008F094B" w:rsidP="008F094B">
      <w:pPr>
        <w:pStyle w:val="NormalWeb"/>
        <w:spacing w:before="240" w:beforeAutospacing="0" w:afterAutospacing="0" w:line="21" w:lineRule="atLeast"/>
        <w:rPr>
          <w:color w:val="000000" w:themeColor="text1"/>
          <w:sz w:val="28"/>
          <w:szCs w:val="28"/>
          <w:lang w:val="vi-VN"/>
        </w:rPr>
      </w:pPr>
      <w:r w:rsidRPr="008F094B">
        <w:rPr>
          <w:b/>
          <w:color w:val="000000" w:themeColor="text1"/>
          <w:sz w:val="28"/>
          <w:szCs w:val="28"/>
        </w:rPr>
        <w:t>Sự đa dạng chủng loại:</w:t>
      </w:r>
      <w:r w:rsidRPr="008F094B">
        <w:rPr>
          <w:color w:val="000000" w:themeColor="text1"/>
          <w:sz w:val="28"/>
          <w:szCs w:val="28"/>
        </w:rPr>
        <w:t xml:space="preserve"> Một cửa hàng vật lý khó có thể trưng bày đầy đủ </w:t>
      </w:r>
      <w:r w:rsidRPr="008F094B">
        <w:rPr>
          <w:color w:val="000000" w:themeColor="text1"/>
          <w:sz w:val="28"/>
          <w:szCs w:val="28"/>
          <w:lang w:val="vi-VN"/>
        </w:rPr>
        <w:t xml:space="preserve">                </w:t>
      </w:r>
      <w:r w:rsidRPr="008F094B">
        <w:rPr>
          <w:color w:val="000000" w:themeColor="text1"/>
          <w:sz w:val="28"/>
          <w:szCs w:val="28"/>
        </w:rPr>
        <w:t>hàng nghìn mã hàng từ bút, giấy, sổ tay đến các thiết bị văn phòng</w:t>
      </w:r>
      <w:r w:rsidRPr="008F094B">
        <w:rPr>
          <w:color w:val="000000" w:themeColor="text1"/>
          <w:sz w:val="28"/>
          <w:szCs w:val="28"/>
          <w:lang w:val="vi-VN"/>
        </w:rPr>
        <w:t xml:space="preserve"> `</w:t>
      </w:r>
      <w:r w:rsidRPr="008F094B">
        <w:rPr>
          <w:color w:val="000000" w:themeColor="text1"/>
          <w:sz w:val="28"/>
          <w:szCs w:val="28"/>
        </w:rPr>
        <w:t>chuyên</w:t>
      </w:r>
      <w:r w:rsidRPr="008F094B">
        <w:rPr>
          <w:color w:val="000000" w:themeColor="text1"/>
          <w:sz w:val="28"/>
          <w:szCs w:val="28"/>
          <w:lang w:val="vi-VN"/>
        </w:rPr>
        <w:t xml:space="preserve">              </w:t>
      </w:r>
      <w:r w:rsidRPr="008F094B">
        <w:rPr>
          <w:color w:val="000000" w:themeColor="text1"/>
          <w:sz w:val="28"/>
          <w:szCs w:val="28"/>
        </w:rPr>
        <w:t>dụng.</w:t>
      </w:r>
    </w:p>
    <w:p w14:paraId="3D29F33F" w14:textId="77777777" w:rsidR="008F094B" w:rsidRPr="008F094B" w:rsidRDefault="008F094B" w:rsidP="008F094B">
      <w:pPr>
        <w:pStyle w:val="NormalWeb"/>
        <w:spacing w:before="240" w:beforeAutospacing="0" w:afterAutospacing="0" w:line="21" w:lineRule="atLeast"/>
        <w:rPr>
          <w:color w:val="000000" w:themeColor="text1"/>
          <w:sz w:val="28"/>
          <w:szCs w:val="28"/>
          <w:lang w:val="vi-VN"/>
        </w:rPr>
      </w:pPr>
    </w:p>
    <w:p w14:paraId="0D658B49" w14:textId="77777777" w:rsidR="008F094B" w:rsidRPr="008F094B" w:rsidRDefault="008F094B" w:rsidP="008F094B">
      <w:pPr>
        <w:pStyle w:val="NormalWeb"/>
        <w:spacing w:beforeAutospacing="0" w:after="240" w:afterAutospacing="0" w:line="21" w:lineRule="atLeast"/>
        <w:ind w:left="420"/>
        <w:rPr>
          <w:color w:val="000000" w:themeColor="text1"/>
          <w:sz w:val="28"/>
          <w:szCs w:val="28"/>
        </w:rPr>
      </w:pPr>
      <w:r w:rsidRPr="008F094B">
        <w:rPr>
          <w:b/>
          <w:color w:val="000000" w:themeColor="text1"/>
          <w:sz w:val="28"/>
          <w:szCs w:val="28"/>
        </w:rPr>
        <w:t>Thời gian và công sức:</w:t>
      </w:r>
      <w:r w:rsidRPr="008F094B">
        <w:rPr>
          <w:color w:val="000000" w:themeColor="text1"/>
          <w:sz w:val="28"/>
          <w:szCs w:val="28"/>
        </w:rPr>
        <w:t xml:space="preserve"> Khách hàng doanh nghiệp hoặc các bạn sinh viên thường phải mất thời gian di chuyển, lựa chọn và chờ đợi thanh toán.</w:t>
      </w:r>
    </w:p>
    <w:p w14:paraId="0B9D295E" w14:textId="77777777" w:rsidR="008F094B" w:rsidRPr="008F094B" w:rsidRDefault="008F094B" w:rsidP="008F094B">
      <w:pPr>
        <w:pStyle w:val="TOC1"/>
        <w:tabs>
          <w:tab w:val="left" w:pos="246"/>
          <w:tab w:val="left" w:leader="dot" w:pos="8283"/>
        </w:tabs>
        <w:ind w:left="420" w:firstLine="0"/>
        <w:jc w:val="left"/>
        <w:rPr>
          <w:color w:val="000000" w:themeColor="text1"/>
          <w:sz w:val="28"/>
          <w:szCs w:val="28"/>
        </w:rPr>
      </w:pPr>
      <w:r w:rsidRPr="008F094B">
        <w:rPr>
          <w:rFonts w:eastAsia="SimSun"/>
          <w:b/>
          <w:color w:val="000000" w:themeColor="text1"/>
          <w:sz w:val="28"/>
          <w:szCs w:val="28"/>
        </w:rPr>
        <w:t>Tra cứu thông tin:</w:t>
      </w:r>
      <w:r w:rsidRPr="008F094B">
        <w:rPr>
          <w:rFonts w:eastAsia="SimSun"/>
          <w:color w:val="000000" w:themeColor="text1"/>
          <w:sz w:val="28"/>
          <w:szCs w:val="28"/>
        </w:rPr>
        <w:t xml:space="preserve"> Khách hàng khó có thể so sánh giá cả, thương hiệu (như Thiên Long, Deli, Casio, Pentel) hoặc xem đánh giá chi tiết về quy cách đóng gói ngay lập tức.</w:t>
      </w:r>
    </w:p>
    <w:p w14:paraId="2748B751" w14:textId="77777777" w:rsidR="008F094B" w:rsidRPr="008F094B" w:rsidRDefault="008F094B" w:rsidP="008F094B">
      <w:pPr>
        <w:pStyle w:val="NormalWeb"/>
        <w:spacing w:before="240" w:beforeAutospacing="0" w:after="240" w:afterAutospacing="0" w:line="21" w:lineRule="atLeast"/>
        <w:rPr>
          <w:color w:val="000000" w:themeColor="text1"/>
          <w:sz w:val="28"/>
          <w:szCs w:val="28"/>
        </w:rPr>
      </w:pPr>
      <w:r w:rsidRPr="008F094B">
        <w:rPr>
          <w:color w:val="000000" w:themeColor="text1"/>
          <w:sz w:val="28"/>
          <w:szCs w:val="28"/>
        </w:rPr>
        <w:t xml:space="preserve">Chính vì vậy, nhóm 3 quyết định thực hiện đề tài </w:t>
      </w:r>
      <w:r w:rsidRPr="008F094B">
        <w:rPr>
          <w:b/>
          <w:color w:val="000000" w:themeColor="text1"/>
          <w:sz w:val="28"/>
          <w:szCs w:val="28"/>
        </w:rPr>
        <w:t>"Thiết kế website giới thiệu và bán văn phòng phẩm"</w:t>
      </w:r>
      <w:r w:rsidRPr="008F094B">
        <w:rPr>
          <w:color w:val="000000" w:themeColor="text1"/>
          <w:sz w:val="28"/>
          <w:szCs w:val="28"/>
        </w:rPr>
        <w:t xml:space="preserve"> nhằm hiện đại hóa quy trình mua sắm, tạo ra một kênh phân phối tiện lợi, minh bạch và đáp ứng tối đa nhu cầu của người dùng trong thời đại mới.</w:t>
      </w:r>
    </w:p>
    <w:p w14:paraId="2BAD72CC" w14:textId="77777777" w:rsidR="008F094B" w:rsidRPr="008F094B" w:rsidRDefault="008F094B" w:rsidP="008A14D8">
      <w:pPr>
        <w:pStyle w:val="Heading2"/>
      </w:pPr>
      <w:bookmarkStart w:id="4" w:name="_Toc226442036"/>
      <w:bookmarkStart w:id="5" w:name="_Toc226490014"/>
      <w:r w:rsidRPr="008F094B">
        <w:t>2. Giới thiệu tổng quan về HTML, CSS, JAVASCRIPT</w:t>
      </w:r>
      <w:bookmarkEnd w:id="4"/>
      <w:bookmarkEnd w:id="5"/>
    </w:p>
    <w:p w14:paraId="3819C3D1" w14:textId="77777777" w:rsidR="008F094B" w:rsidRPr="008F094B" w:rsidRDefault="008F094B" w:rsidP="008F094B">
      <w:pPr>
        <w:pStyle w:val="NormalWeb"/>
        <w:spacing w:before="240" w:beforeAutospacing="0" w:after="240" w:afterAutospacing="0" w:line="21" w:lineRule="atLeast"/>
        <w:rPr>
          <w:color w:val="000000" w:themeColor="text1"/>
          <w:sz w:val="28"/>
          <w:szCs w:val="28"/>
        </w:rPr>
      </w:pPr>
      <w:r w:rsidRPr="008F094B">
        <w:rPr>
          <w:color w:val="000000" w:themeColor="text1"/>
          <w:sz w:val="28"/>
          <w:szCs w:val="28"/>
        </w:rPr>
        <w:t>Để hiện thực hóa bản thiết kế đã</w:t>
      </w:r>
      <w:r w:rsidRPr="008F094B">
        <w:rPr>
          <w:color w:val="000000" w:themeColor="text1"/>
          <w:sz w:val="28"/>
          <w:szCs w:val="28"/>
          <w:lang w:val="vi-VN"/>
        </w:rPr>
        <w:t xml:space="preserve"> thảo luận</w:t>
      </w:r>
      <w:r w:rsidRPr="008F094B">
        <w:rPr>
          <w:color w:val="000000" w:themeColor="text1"/>
          <w:sz w:val="28"/>
          <w:szCs w:val="28"/>
        </w:rPr>
        <w:t>, nhóm sử dụng bộ ba ngôn ngữ cốt lõi của lập trình web.</w:t>
      </w:r>
    </w:p>
    <w:p w14:paraId="4F79FC3F" w14:textId="77777777" w:rsidR="008F094B" w:rsidRPr="008F094B" w:rsidRDefault="008F094B" w:rsidP="008F094B">
      <w:pPr>
        <w:pStyle w:val="Heading3"/>
        <w:rPr>
          <w:rFonts w:ascii="Times New Roman" w:hAnsi="Times New Roman"/>
          <w:szCs w:val="28"/>
        </w:rPr>
      </w:pPr>
      <w:bookmarkStart w:id="6" w:name="_Toc226442037"/>
      <w:bookmarkStart w:id="7" w:name="_Toc226490015"/>
      <w:r w:rsidRPr="008F094B">
        <w:rPr>
          <w:rFonts w:ascii="Times New Roman" w:hAnsi="Times New Roman"/>
          <w:szCs w:val="28"/>
        </w:rPr>
        <w:t>2.1. HTML (HyperText Markup Language)</w:t>
      </w:r>
      <w:bookmarkEnd w:id="6"/>
      <w:bookmarkEnd w:id="7"/>
    </w:p>
    <w:p w14:paraId="15CED621" w14:textId="77777777" w:rsidR="008F094B" w:rsidRPr="008F094B" w:rsidRDefault="008F094B" w:rsidP="008F094B">
      <w:pPr>
        <w:pStyle w:val="NormalWeb"/>
        <w:spacing w:before="240" w:beforeAutospacing="0" w:after="240" w:afterAutospacing="0" w:line="21" w:lineRule="atLeast"/>
        <w:rPr>
          <w:color w:val="000000" w:themeColor="text1"/>
          <w:sz w:val="28"/>
          <w:szCs w:val="28"/>
        </w:rPr>
      </w:pPr>
      <w:r w:rsidRPr="008F094B">
        <w:rPr>
          <w:color w:val="000000" w:themeColor="text1"/>
          <w:sz w:val="28"/>
          <w:szCs w:val="28"/>
        </w:rPr>
        <w:t>HTML đóng vai trò là "khung xương" của website văn phòng phẩm. Nó định nghĩa cấu trúc của trang web thông qua các thẻ (Tags):</w:t>
      </w:r>
    </w:p>
    <w:p w14:paraId="3AF97047" w14:textId="77777777" w:rsidR="008F094B" w:rsidRPr="008F094B" w:rsidRDefault="008F094B" w:rsidP="008F094B">
      <w:pPr>
        <w:pStyle w:val="NormalWeb"/>
        <w:spacing w:before="240" w:beforeAutospacing="0" w:afterAutospacing="0" w:line="21" w:lineRule="atLeast"/>
        <w:ind w:left="720"/>
        <w:rPr>
          <w:color w:val="000000" w:themeColor="text1"/>
          <w:sz w:val="28"/>
          <w:szCs w:val="28"/>
        </w:rPr>
      </w:pPr>
      <w:r w:rsidRPr="008F094B">
        <w:rPr>
          <w:rFonts w:eastAsia="monospace"/>
          <w:color w:val="000000" w:themeColor="text1"/>
          <w:sz w:val="28"/>
          <w:szCs w:val="28"/>
        </w:rPr>
        <w:t>header</w:t>
      </w:r>
      <w:r w:rsidRPr="008F094B">
        <w:rPr>
          <w:color w:val="000000" w:themeColor="text1"/>
          <w:sz w:val="28"/>
          <w:szCs w:val="28"/>
        </w:rPr>
        <w:t xml:space="preserve">, </w:t>
      </w:r>
      <w:r w:rsidRPr="008F094B">
        <w:rPr>
          <w:rFonts w:eastAsia="monospace"/>
          <w:color w:val="000000" w:themeColor="text1"/>
          <w:sz w:val="28"/>
          <w:szCs w:val="28"/>
        </w:rPr>
        <w:t>footer</w:t>
      </w:r>
      <w:r w:rsidRPr="008F094B">
        <w:rPr>
          <w:color w:val="000000" w:themeColor="text1"/>
          <w:sz w:val="28"/>
          <w:szCs w:val="28"/>
        </w:rPr>
        <w:t>: Định vị vùng đầu và cuối trang.</w:t>
      </w:r>
    </w:p>
    <w:p w14:paraId="0E5527CA" w14:textId="77777777" w:rsidR="008F094B" w:rsidRPr="008F094B" w:rsidRDefault="008F094B" w:rsidP="008F094B">
      <w:pPr>
        <w:pStyle w:val="NormalWeb"/>
        <w:spacing w:beforeAutospacing="0" w:afterAutospacing="0" w:line="21" w:lineRule="atLeast"/>
        <w:ind w:left="720"/>
        <w:rPr>
          <w:color w:val="000000" w:themeColor="text1"/>
          <w:sz w:val="28"/>
          <w:szCs w:val="28"/>
          <w:lang w:val="vi-VN"/>
        </w:rPr>
      </w:pPr>
      <w:r w:rsidRPr="008F094B">
        <w:rPr>
          <w:rFonts w:eastAsia="monospace"/>
          <w:color w:val="000000" w:themeColor="text1"/>
          <w:sz w:val="28"/>
          <w:szCs w:val="28"/>
        </w:rPr>
        <w:t>main</w:t>
      </w:r>
      <w:r w:rsidRPr="008F094B">
        <w:rPr>
          <w:color w:val="000000" w:themeColor="text1"/>
          <w:sz w:val="28"/>
          <w:szCs w:val="28"/>
        </w:rPr>
        <w:t>: hiển</w:t>
      </w:r>
      <w:r w:rsidRPr="008F094B">
        <w:rPr>
          <w:color w:val="000000" w:themeColor="text1"/>
          <w:sz w:val="28"/>
          <w:szCs w:val="28"/>
          <w:lang w:val="vi-VN"/>
        </w:rPr>
        <w:t xml:space="preserve"> thị danh sách các sản phẩm</w:t>
      </w:r>
    </w:p>
    <w:p w14:paraId="73E43B9C" w14:textId="77777777" w:rsidR="008F094B" w:rsidRPr="008F094B" w:rsidRDefault="008F094B" w:rsidP="008F094B">
      <w:pPr>
        <w:pStyle w:val="NormalWeb"/>
        <w:spacing w:beforeAutospacing="0" w:after="240" w:afterAutospacing="0" w:line="21" w:lineRule="atLeast"/>
        <w:ind w:left="720"/>
        <w:rPr>
          <w:color w:val="000000" w:themeColor="text1"/>
          <w:sz w:val="28"/>
          <w:szCs w:val="28"/>
        </w:rPr>
      </w:pPr>
      <w:r w:rsidRPr="008F094B">
        <w:rPr>
          <w:rFonts w:eastAsia="monospace"/>
          <w:color w:val="000000" w:themeColor="text1"/>
          <w:sz w:val="28"/>
          <w:szCs w:val="28"/>
        </w:rPr>
        <w:lastRenderedPageBreak/>
        <w:t>img</w:t>
      </w:r>
      <w:r w:rsidRPr="008F094B">
        <w:rPr>
          <w:color w:val="000000" w:themeColor="text1"/>
          <w:sz w:val="28"/>
          <w:szCs w:val="28"/>
        </w:rPr>
        <w:t xml:space="preserve">, </w:t>
      </w:r>
      <w:r w:rsidRPr="008F094B">
        <w:rPr>
          <w:rFonts w:eastAsia="monospace"/>
          <w:color w:val="000000" w:themeColor="text1"/>
          <w:sz w:val="28"/>
          <w:szCs w:val="28"/>
        </w:rPr>
        <w:t>form</w:t>
      </w:r>
      <w:r w:rsidRPr="008F094B">
        <w:rPr>
          <w:color w:val="000000" w:themeColor="text1"/>
          <w:sz w:val="28"/>
          <w:szCs w:val="28"/>
        </w:rPr>
        <w:t>: Dùng để hiển thị hình ảnh dụng cụ học tập và tạo form đặt hàng/liên hệ.</w:t>
      </w:r>
    </w:p>
    <w:p w14:paraId="15CFB79A" w14:textId="77777777" w:rsidR="008F094B" w:rsidRPr="008F094B" w:rsidRDefault="008F094B" w:rsidP="008F094B">
      <w:pPr>
        <w:pStyle w:val="Heading3"/>
        <w:rPr>
          <w:rFonts w:ascii="Times New Roman" w:hAnsi="Times New Roman"/>
          <w:szCs w:val="28"/>
        </w:rPr>
      </w:pPr>
      <w:bookmarkStart w:id="8" w:name="_Toc226442038"/>
      <w:bookmarkStart w:id="9" w:name="_Toc226490016"/>
      <w:r w:rsidRPr="008F094B">
        <w:rPr>
          <w:rFonts w:ascii="Times New Roman" w:hAnsi="Times New Roman"/>
          <w:szCs w:val="28"/>
        </w:rPr>
        <w:t>2.2. CSS (Cascading Style Sheets)</w:t>
      </w:r>
      <w:bookmarkEnd w:id="8"/>
      <w:bookmarkEnd w:id="9"/>
    </w:p>
    <w:p w14:paraId="5B1B7FEE" w14:textId="77777777" w:rsidR="008F094B" w:rsidRPr="008F094B" w:rsidRDefault="008F094B" w:rsidP="008F094B">
      <w:pPr>
        <w:pStyle w:val="NormalWeb"/>
        <w:spacing w:before="240" w:beforeAutospacing="0" w:after="240" w:afterAutospacing="0" w:line="21" w:lineRule="atLeast"/>
        <w:rPr>
          <w:color w:val="000000" w:themeColor="text1"/>
          <w:sz w:val="28"/>
          <w:szCs w:val="28"/>
        </w:rPr>
      </w:pPr>
      <w:r w:rsidRPr="008F094B">
        <w:rPr>
          <w:color w:val="000000" w:themeColor="text1"/>
          <w:sz w:val="28"/>
          <w:szCs w:val="28"/>
        </w:rPr>
        <w:t>CSS đóng vai trò là "lớp áo" thẩm mỹ. Trong dự án này, nhóm kết hợp</w:t>
      </w:r>
      <w:r w:rsidRPr="008F094B">
        <w:rPr>
          <w:color w:val="000000" w:themeColor="text1"/>
          <w:sz w:val="28"/>
          <w:szCs w:val="28"/>
          <w:lang w:val="vi-VN"/>
        </w:rPr>
        <w:t xml:space="preserve"> 1 chút</w:t>
      </w:r>
      <w:r w:rsidRPr="008F094B">
        <w:rPr>
          <w:color w:val="000000" w:themeColor="text1"/>
          <w:sz w:val="28"/>
          <w:szCs w:val="28"/>
        </w:rPr>
        <w:t xml:space="preserve"> CSS thuần và Framework </w:t>
      </w:r>
      <w:r w:rsidRPr="008F094B">
        <w:rPr>
          <w:b/>
          <w:color w:val="000000" w:themeColor="text1"/>
          <w:sz w:val="28"/>
          <w:szCs w:val="28"/>
        </w:rPr>
        <w:t>Bootstrap 5</w:t>
      </w:r>
      <w:r w:rsidRPr="008F094B">
        <w:rPr>
          <w:color w:val="000000" w:themeColor="text1"/>
          <w:sz w:val="28"/>
          <w:szCs w:val="28"/>
        </w:rPr>
        <w:t xml:space="preserve"> để:</w:t>
      </w:r>
    </w:p>
    <w:p w14:paraId="4907BCCE" w14:textId="77777777" w:rsidR="008F094B" w:rsidRPr="008F094B" w:rsidRDefault="008F094B" w:rsidP="008F094B">
      <w:pPr>
        <w:pStyle w:val="NormalWeb"/>
        <w:spacing w:before="240" w:beforeAutospacing="0" w:afterAutospacing="0" w:line="21" w:lineRule="atLeast"/>
        <w:ind w:left="720"/>
        <w:rPr>
          <w:color w:val="000000" w:themeColor="text1"/>
          <w:sz w:val="28"/>
          <w:szCs w:val="28"/>
        </w:rPr>
      </w:pPr>
      <w:r w:rsidRPr="008F094B">
        <w:rPr>
          <w:color w:val="000000" w:themeColor="text1"/>
          <w:sz w:val="28"/>
          <w:szCs w:val="28"/>
        </w:rPr>
        <w:t>Định dạng màu sắc (ví dụ: xanh dương cho nút "Xem</w:t>
      </w:r>
      <w:r w:rsidRPr="008F094B">
        <w:rPr>
          <w:color w:val="000000" w:themeColor="text1"/>
          <w:sz w:val="28"/>
          <w:szCs w:val="28"/>
          <w:lang w:val="vi-VN"/>
        </w:rPr>
        <w:t xml:space="preserve"> chi tiết</w:t>
      </w:r>
      <w:r w:rsidRPr="008F094B">
        <w:rPr>
          <w:color w:val="000000" w:themeColor="text1"/>
          <w:sz w:val="28"/>
          <w:szCs w:val="28"/>
        </w:rPr>
        <w:t>", đỏ cho giá giảm).</w:t>
      </w:r>
    </w:p>
    <w:p w14:paraId="48E30187"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 xml:space="preserve">Sử dụng </w:t>
      </w:r>
      <w:r w:rsidRPr="008F094B">
        <w:rPr>
          <w:b/>
          <w:color w:val="000000" w:themeColor="text1"/>
          <w:sz w:val="28"/>
          <w:szCs w:val="28"/>
        </w:rPr>
        <w:t>Grid System</w:t>
      </w:r>
      <w:r w:rsidRPr="008F094B">
        <w:rPr>
          <w:color w:val="000000" w:themeColor="text1"/>
          <w:sz w:val="28"/>
          <w:szCs w:val="28"/>
        </w:rPr>
        <w:t xml:space="preserve"> để chia cột sản phẩm (hiển thị 4 sản phẩm/hàng trên PC và 2 sản phẩm/hàng trên Mobile).</w:t>
      </w:r>
    </w:p>
    <w:p w14:paraId="47BE77F3" w14:textId="77777777" w:rsidR="008F094B" w:rsidRPr="008F094B" w:rsidRDefault="008F094B" w:rsidP="008F094B">
      <w:pPr>
        <w:pStyle w:val="NormalWeb"/>
        <w:spacing w:beforeAutospacing="0" w:after="240" w:afterAutospacing="0" w:line="21" w:lineRule="atLeast"/>
        <w:ind w:left="720"/>
        <w:rPr>
          <w:color w:val="000000" w:themeColor="text1"/>
          <w:sz w:val="28"/>
          <w:szCs w:val="28"/>
        </w:rPr>
      </w:pPr>
      <w:r w:rsidRPr="008F094B">
        <w:rPr>
          <w:color w:val="000000" w:themeColor="text1"/>
          <w:sz w:val="28"/>
          <w:szCs w:val="28"/>
        </w:rPr>
        <w:t>Tạo các hiệu ứng hover khi người dùng rê chuột vào sản phẩm.</w:t>
      </w:r>
    </w:p>
    <w:p w14:paraId="710C924C" w14:textId="77777777" w:rsidR="008F094B" w:rsidRPr="008F094B" w:rsidRDefault="008F094B" w:rsidP="008F094B">
      <w:pPr>
        <w:pStyle w:val="Heading3"/>
        <w:rPr>
          <w:rFonts w:ascii="Times New Roman" w:hAnsi="Times New Roman"/>
          <w:szCs w:val="28"/>
        </w:rPr>
      </w:pPr>
      <w:bookmarkStart w:id="10" w:name="_Toc226442039"/>
      <w:bookmarkStart w:id="11" w:name="_Toc226490017"/>
      <w:r w:rsidRPr="008F094B">
        <w:rPr>
          <w:rFonts w:ascii="Times New Roman" w:hAnsi="Times New Roman"/>
          <w:szCs w:val="28"/>
        </w:rPr>
        <w:t>2.3. JS (JavaScript)</w:t>
      </w:r>
      <w:bookmarkEnd w:id="10"/>
      <w:bookmarkEnd w:id="11"/>
    </w:p>
    <w:p w14:paraId="0A555277" w14:textId="77777777" w:rsidR="008F094B" w:rsidRPr="008F094B" w:rsidRDefault="008F094B" w:rsidP="008F094B">
      <w:pPr>
        <w:pStyle w:val="NormalWeb"/>
        <w:spacing w:before="240" w:beforeAutospacing="0" w:after="240" w:afterAutospacing="0" w:line="21" w:lineRule="atLeast"/>
        <w:rPr>
          <w:color w:val="000000" w:themeColor="text1"/>
          <w:sz w:val="28"/>
          <w:szCs w:val="28"/>
        </w:rPr>
      </w:pPr>
      <w:r w:rsidRPr="008F094B">
        <w:rPr>
          <w:color w:val="000000" w:themeColor="text1"/>
          <w:sz w:val="28"/>
          <w:szCs w:val="28"/>
        </w:rPr>
        <w:t>JavaScript là "bộ não" tạo nên sự tương tác. Website văn phòng phẩm trở nên sinh động hơn nhờ JS thông qua:</w:t>
      </w:r>
    </w:p>
    <w:p w14:paraId="06496598" w14:textId="77777777" w:rsidR="008F094B" w:rsidRPr="008F094B" w:rsidRDefault="008F094B" w:rsidP="008F094B">
      <w:pPr>
        <w:pStyle w:val="NormalWeb"/>
        <w:spacing w:before="240" w:beforeAutospacing="0" w:afterAutospacing="0" w:line="21" w:lineRule="atLeast"/>
        <w:ind w:left="720"/>
        <w:rPr>
          <w:color w:val="000000" w:themeColor="text1"/>
          <w:sz w:val="28"/>
          <w:szCs w:val="28"/>
        </w:rPr>
      </w:pPr>
      <w:r w:rsidRPr="008F094B">
        <w:rPr>
          <w:b/>
          <w:color w:val="000000" w:themeColor="text1"/>
          <w:sz w:val="28"/>
          <w:szCs w:val="28"/>
        </w:rPr>
        <w:t>Kiểm tra dữ liệu (Validation):</w:t>
      </w:r>
      <w:r w:rsidRPr="008F094B">
        <w:rPr>
          <w:color w:val="000000" w:themeColor="text1"/>
          <w:sz w:val="28"/>
          <w:szCs w:val="28"/>
        </w:rPr>
        <w:t xml:space="preserve"> Đảm bảo người dùng nhập đúng định dạng số điện thoại, email khi đặt hàng.</w:t>
      </w:r>
    </w:p>
    <w:p w14:paraId="48CB1AD6"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b/>
          <w:color w:val="000000" w:themeColor="text1"/>
          <w:sz w:val="28"/>
          <w:szCs w:val="28"/>
        </w:rPr>
        <w:t>Xử lý Giỏ hàng:</w:t>
      </w:r>
      <w:r w:rsidRPr="008F094B">
        <w:rPr>
          <w:color w:val="000000" w:themeColor="text1"/>
          <w:sz w:val="28"/>
          <w:szCs w:val="28"/>
        </w:rPr>
        <w:t xml:space="preserve"> Tính toán tổng tiền tự động khi khách hàng tăng/giảm số lượng bút viết hoặc tập vở.</w:t>
      </w:r>
    </w:p>
    <w:p w14:paraId="32D15A6F" w14:textId="77777777" w:rsidR="008F094B" w:rsidRPr="008F094B" w:rsidRDefault="008F094B" w:rsidP="008F094B">
      <w:pPr>
        <w:pStyle w:val="NormalWeb"/>
        <w:spacing w:beforeAutospacing="0" w:after="240" w:afterAutospacing="0" w:line="21" w:lineRule="atLeast"/>
        <w:ind w:left="720"/>
        <w:rPr>
          <w:color w:val="000000" w:themeColor="text1"/>
          <w:sz w:val="28"/>
          <w:szCs w:val="28"/>
        </w:rPr>
      </w:pPr>
      <w:r w:rsidRPr="008F094B">
        <w:rPr>
          <w:b/>
          <w:color w:val="000000" w:themeColor="text1"/>
          <w:sz w:val="28"/>
          <w:szCs w:val="28"/>
        </w:rPr>
        <w:t>DOM Manipulation:</w:t>
      </w:r>
      <w:r w:rsidRPr="008F094B">
        <w:rPr>
          <w:color w:val="000000" w:themeColor="text1"/>
          <w:sz w:val="28"/>
          <w:szCs w:val="28"/>
        </w:rPr>
        <w:t xml:space="preserve"> Thay đổi nội dung trang web mà không cần tải lại trang (ví dụ: lọc sản phẩm theo thương hiệu Thiên Long).</w:t>
      </w:r>
    </w:p>
    <w:p w14:paraId="2487343C" w14:textId="77777777" w:rsidR="008F094B" w:rsidRPr="008F094B" w:rsidRDefault="008F094B" w:rsidP="008F094B">
      <w:pPr>
        <w:pStyle w:val="Heading3"/>
        <w:rPr>
          <w:rFonts w:ascii="Times New Roman" w:hAnsi="Times New Roman"/>
          <w:szCs w:val="28"/>
        </w:rPr>
      </w:pPr>
      <w:bookmarkStart w:id="12" w:name="_Toc226442040"/>
      <w:bookmarkStart w:id="13" w:name="_Toc226490018"/>
      <w:r w:rsidRPr="008F094B">
        <w:rPr>
          <w:rFonts w:ascii="Times New Roman" w:hAnsi="Times New Roman"/>
          <w:szCs w:val="28"/>
        </w:rPr>
        <w:t>2.4. Sự phối hợp giữa HTML, CSS và JavaScript</w:t>
      </w:r>
      <w:bookmarkEnd w:id="12"/>
      <w:bookmarkEnd w:id="13"/>
    </w:p>
    <w:p w14:paraId="71EBA874" w14:textId="77777777" w:rsidR="008F094B" w:rsidRPr="008F094B" w:rsidRDefault="008F094B" w:rsidP="008F094B">
      <w:pPr>
        <w:ind w:firstLine="720"/>
        <w:rPr>
          <w:color w:val="000000" w:themeColor="text1"/>
          <w:sz w:val="28"/>
          <w:szCs w:val="28"/>
        </w:rPr>
      </w:pPr>
      <w:r w:rsidRPr="008F094B">
        <w:rPr>
          <w:rFonts w:eastAsia="SimSun"/>
          <w:color w:val="000000" w:themeColor="text1"/>
          <w:sz w:val="28"/>
          <w:szCs w:val="28"/>
        </w:rPr>
        <w:t xml:space="preserve">Sự kết hợp này tạo nên một quy trình hoàn chỉnh: HTML dựng khung -&gt; CSS tô điểm -&gt; JavaScript điều khiển hành vi. Trong môn học </w:t>
      </w:r>
      <w:r w:rsidRPr="008F094B">
        <w:rPr>
          <w:rFonts w:eastAsia="SimSun"/>
          <w:b/>
          <w:color w:val="000000" w:themeColor="text1"/>
          <w:sz w:val="28"/>
          <w:szCs w:val="28"/>
        </w:rPr>
        <w:t>Hệ thống và Công nghệ Web</w:t>
      </w:r>
      <w:r w:rsidRPr="008F094B">
        <w:rPr>
          <w:rFonts w:eastAsia="SimSun"/>
          <w:color w:val="000000" w:themeColor="text1"/>
          <w:sz w:val="28"/>
          <w:szCs w:val="28"/>
        </w:rPr>
        <w:t>, việc phối hợp tốt ba yếu tố này cùng với fake</w:t>
      </w:r>
      <w:r w:rsidRPr="008F094B">
        <w:rPr>
          <w:rFonts w:eastAsia="SimSun"/>
          <w:color w:val="000000" w:themeColor="text1"/>
          <w:sz w:val="28"/>
          <w:szCs w:val="28"/>
          <w:lang w:val="vi-VN"/>
        </w:rPr>
        <w:t xml:space="preserve"> database bằng các file JSON </w:t>
      </w:r>
      <w:r w:rsidRPr="008F094B">
        <w:rPr>
          <w:rFonts w:eastAsia="SimSun"/>
          <w:color w:val="000000" w:themeColor="text1"/>
          <w:sz w:val="28"/>
          <w:szCs w:val="28"/>
        </w:rPr>
        <w:t>ở phía sau sẽ giúp hệ thống vận hành mượt mà, đáp ứng tốt các nghiệp vụ bán hàng thực tế.</w:t>
      </w:r>
    </w:p>
    <w:p w14:paraId="78AA4EFE" w14:textId="77777777" w:rsidR="008F094B" w:rsidRPr="008F094B" w:rsidRDefault="008F094B" w:rsidP="008F094B">
      <w:pPr>
        <w:pStyle w:val="NormalWeb"/>
        <w:spacing w:beforeAutospacing="0" w:afterAutospacing="0" w:line="21" w:lineRule="atLeast"/>
        <w:rPr>
          <w:b/>
          <w:bCs/>
          <w:color w:val="000000" w:themeColor="text1"/>
          <w:sz w:val="28"/>
          <w:szCs w:val="28"/>
        </w:rPr>
      </w:pPr>
    </w:p>
    <w:p w14:paraId="396DC9B1" w14:textId="393E74FE" w:rsidR="008F094B" w:rsidRPr="008F094B" w:rsidRDefault="00A71CC6" w:rsidP="00A71CC6">
      <w:pPr>
        <w:pStyle w:val="NormalWeb"/>
        <w:spacing w:beforeAutospacing="0" w:afterAutospacing="0" w:line="21" w:lineRule="atLeast"/>
        <w:outlineLvl w:val="0"/>
        <w:rPr>
          <w:b/>
          <w:bCs/>
          <w:color w:val="000000" w:themeColor="text1"/>
          <w:sz w:val="28"/>
          <w:szCs w:val="28"/>
          <w:lang w:val="vi-VN"/>
        </w:rPr>
      </w:pPr>
      <w:bookmarkStart w:id="14" w:name="_Toc226490019"/>
      <w:r>
        <w:rPr>
          <w:b/>
          <w:bCs/>
          <w:color w:val="000000" w:themeColor="text1"/>
          <w:sz w:val="28"/>
          <w:szCs w:val="28"/>
        </w:rPr>
        <w:t>Chương 2: Phân tích ứng dụng</w:t>
      </w:r>
      <w:bookmarkEnd w:id="14"/>
    </w:p>
    <w:p w14:paraId="0DF09E72" w14:textId="77777777" w:rsidR="00A71CC6" w:rsidRDefault="008F094B" w:rsidP="00A71CC6">
      <w:pPr>
        <w:pStyle w:val="NormalWeb"/>
        <w:spacing w:beforeAutospacing="0" w:afterAutospacing="0" w:line="21" w:lineRule="atLeast"/>
        <w:ind w:firstLine="720"/>
        <w:rPr>
          <w:color w:val="000000" w:themeColor="text1"/>
          <w:sz w:val="28"/>
          <w:szCs w:val="28"/>
        </w:rPr>
      </w:pPr>
      <w:r w:rsidRPr="008F094B">
        <w:rPr>
          <w:color w:val="000000" w:themeColor="text1"/>
          <w:sz w:val="28"/>
          <w:szCs w:val="28"/>
        </w:rPr>
        <w:t>Trong đề tài xây dựng website bán văn phòng phẩm nhóm chúng em hướng đến mọi đối tượng có nhu cầu mua sách, bút,..... với giá cả hợp lý. Nhóm này ưu tiên hiện đại và các thao tác nhanh nhu cầu sử dụng của họ rõ ràng là tìm kiếm và xem sản phẩm nhanh chóng, xem được chi tiết sản phẩm (giá, mô tả, hình ảnh), dễ dàng thêm sản phẩm vào giỏ</w:t>
      </w:r>
      <w:r w:rsidRPr="008F094B">
        <w:rPr>
          <w:color w:val="000000" w:themeColor="text1"/>
          <w:sz w:val="28"/>
          <w:szCs w:val="28"/>
          <w:lang w:val="vi-VN"/>
        </w:rPr>
        <w:t xml:space="preserve"> </w:t>
      </w:r>
      <w:r w:rsidRPr="008F094B">
        <w:rPr>
          <w:color w:val="000000" w:themeColor="text1"/>
          <w:sz w:val="28"/>
          <w:szCs w:val="28"/>
        </w:rPr>
        <w:t>hàng có giao diện trực quan, dễ thao tác và có thể truy cập tốt trên nhiều thiết bị</w:t>
      </w:r>
      <w:r w:rsidRPr="008F094B">
        <w:rPr>
          <w:color w:val="000000" w:themeColor="text1"/>
          <w:sz w:val="28"/>
          <w:szCs w:val="28"/>
          <w:lang w:val="vi-VN"/>
        </w:rPr>
        <w:t xml:space="preserve"> </w:t>
      </w:r>
      <w:r w:rsidRPr="008F094B">
        <w:rPr>
          <w:color w:val="000000" w:themeColor="text1"/>
          <w:sz w:val="28"/>
          <w:szCs w:val="28"/>
        </w:rPr>
        <w:t>như điện thoại, laptop,... Dựa trên phân tích trên, giao diện website sẽ được</w:t>
      </w:r>
      <w:r w:rsidRPr="008F094B">
        <w:rPr>
          <w:color w:val="000000" w:themeColor="text1"/>
          <w:sz w:val="28"/>
          <w:szCs w:val="28"/>
          <w:lang w:val="vi-VN"/>
        </w:rPr>
        <w:t xml:space="preserve"> </w:t>
      </w:r>
      <w:r w:rsidRPr="008F094B">
        <w:rPr>
          <w:color w:val="000000" w:themeColor="text1"/>
          <w:sz w:val="28"/>
          <w:szCs w:val="28"/>
        </w:rPr>
        <w:t>thiết kế theo tiêu chí đơn giản, dễ sử dụng phù hợp lĩnh vực mỹ phẩm tối ưu trải</w:t>
      </w:r>
      <w:r w:rsidR="00A71CC6">
        <w:rPr>
          <w:color w:val="000000" w:themeColor="text1"/>
          <w:sz w:val="28"/>
          <w:szCs w:val="28"/>
        </w:rPr>
        <w:t xml:space="preserve"> </w:t>
      </w:r>
      <w:r w:rsidRPr="008F094B">
        <w:rPr>
          <w:color w:val="000000" w:themeColor="text1"/>
          <w:sz w:val="28"/>
          <w:szCs w:val="28"/>
        </w:rPr>
        <w:t>nghiệm người dùng (UX/UI).</w:t>
      </w:r>
      <w:bookmarkStart w:id="15" w:name="_Toc226442042"/>
    </w:p>
    <w:p w14:paraId="5D9999D2" w14:textId="2816CE2F" w:rsidR="008F094B" w:rsidRDefault="008F094B" w:rsidP="00A71CC6">
      <w:pPr>
        <w:pStyle w:val="NormalWeb"/>
        <w:spacing w:beforeAutospacing="0" w:afterAutospacing="0" w:line="21" w:lineRule="atLeast"/>
        <w:ind w:firstLine="720"/>
        <w:outlineLvl w:val="1"/>
        <w:rPr>
          <w:b/>
          <w:bCs/>
          <w:color w:val="000000" w:themeColor="text1"/>
          <w:sz w:val="28"/>
          <w:szCs w:val="28"/>
        </w:rPr>
      </w:pPr>
      <w:bookmarkStart w:id="16" w:name="_Toc226490020"/>
      <w:r w:rsidRPr="008F094B">
        <w:rPr>
          <w:b/>
          <w:bCs/>
          <w:color w:val="000000" w:themeColor="text1"/>
          <w:sz w:val="28"/>
          <w:szCs w:val="28"/>
        </w:rPr>
        <w:t>2.1 Layout</w:t>
      </w:r>
      <w:bookmarkEnd w:id="15"/>
      <w:bookmarkEnd w:id="16"/>
    </w:p>
    <w:p w14:paraId="479E59DD" w14:textId="77777777" w:rsidR="00A71CC6" w:rsidRPr="00457C7A" w:rsidRDefault="00A71CC6" w:rsidP="00A71CC6">
      <w:pPr>
        <w:pStyle w:val="NormalWeb"/>
        <w:spacing w:beforeAutospacing="0" w:afterAutospacing="0" w:line="21" w:lineRule="atLeast"/>
        <w:ind w:firstLine="720"/>
        <w:rPr>
          <w:color w:val="000000" w:themeColor="text1"/>
          <w:sz w:val="28"/>
          <w:szCs w:val="28"/>
        </w:rPr>
      </w:pPr>
      <w:r w:rsidRPr="00457C7A">
        <w:rPr>
          <w:color w:val="000000" w:themeColor="text1"/>
          <w:sz w:val="28"/>
          <w:szCs w:val="28"/>
        </w:rPr>
        <w:lastRenderedPageBreak/>
        <w:t>Bố cục chung của ứng dụng được thiết kế theo tiêu chuẩn hiện đại, sử dụng hệ thống lưới (Grid System) của Bootstrap để đảm bảo tính nhất quán. Giao diện được chia thành các thành phần dùng chung như Header (chứa thanh điều hướng Navbar, công cụ tìm kiếm, icon giỏ hàng) và Footer (chứa thông tin liên hệ, bản đồ, liên kết nhanh) nhằm giúp người dùng luôn dễ dàng định hướng dù đang ở bất kỳ trang nào.</w:t>
      </w:r>
    </w:p>
    <w:p w14:paraId="6DBEB122" w14:textId="0D24CE4E" w:rsidR="00A71CC6" w:rsidRPr="00DA3DF8" w:rsidRDefault="00DA3DF8" w:rsidP="00DA3DF8">
      <w:pPr>
        <w:pStyle w:val="NormalWeb"/>
        <w:spacing w:beforeAutospacing="0" w:afterAutospacing="0" w:line="21" w:lineRule="atLeast"/>
        <w:ind w:firstLine="720"/>
        <w:outlineLvl w:val="2"/>
        <w:rPr>
          <w:b/>
          <w:bCs/>
          <w:color w:val="000000" w:themeColor="text1"/>
          <w:sz w:val="28"/>
          <w:szCs w:val="28"/>
        </w:rPr>
      </w:pPr>
      <w:bookmarkStart w:id="17" w:name="_Toc226490021"/>
      <w:r w:rsidRPr="00DA3DF8">
        <w:rPr>
          <w:b/>
          <w:bCs/>
          <w:color w:val="000000" w:themeColor="text1"/>
          <w:sz w:val="28"/>
          <w:szCs w:val="28"/>
        </w:rPr>
        <w:t>2.1.1 Trang Index</w:t>
      </w:r>
      <w:bookmarkEnd w:id="17"/>
    </w:p>
    <w:p w14:paraId="0F6D8D40" w14:textId="77777777" w:rsidR="00DA3DF8" w:rsidRPr="00861A44" w:rsidRDefault="00DA3DF8" w:rsidP="00DA3DF8">
      <w:pPr>
        <w:pStyle w:val="NormalWeb"/>
        <w:spacing w:beforeAutospacing="0" w:afterAutospacing="0" w:line="21" w:lineRule="atLeast"/>
        <w:ind w:left="720" w:firstLine="720"/>
        <w:rPr>
          <w:color w:val="000000" w:themeColor="text1"/>
          <w:sz w:val="28"/>
          <w:szCs w:val="28"/>
        </w:rPr>
      </w:pPr>
      <w:r w:rsidRPr="00861A44">
        <w:rPr>
          <w:color w:val="000000" w:themeColor="text1"/>
          <w:sz w:val="28"/>
          <w:szCs w:val="28"/>
        </w:rPr>
        <w:t>Index được xây dựng dựa trên tiêu chuẩn HTML5 hiện đại kết hợp với framework Bootstrap 5.3.8, đảm bảo tính đáp ứng hoàn hảo trên mọi kích thước màn hình từ điện thoại di động đến Desktop.</w:t>
      </w:r>
    </w:p>
    <w:p w14:paraId="402BE3F4" w14:textId="77777777" w:rsidR="00DA3DF8" w:rsidRPr="00DA3DF8" w:rsidRDefault="00DA3DF8" w:rsidP="00A71CC6">
      <w:pPr>
        <w:pStyle w:val="NormalWeb"/>
        <w:spacing w:beforeAutospacing="0" w:afterAutospacing="0" w:line="21" w:lineRule="atLeast"/>
        <w:ind w:firstLine="720"/>
        <w:rPr>
          <w:color w:val="000000" w:themeColor="text1"/>
          <w:sz w:val="28"/>
          <w:szCs w:val="28"/>
        </w:rPr>
      </w:pPr>
    </w:p>
    <w:p w14:paraId="1BF365C1" w14:textId="63936A5D" w:rsidR="00B34375" w:rsidRDefault="00A71CC6" w:rsidP="00B34375">
      <w:pPr>
        <w:pStyle w:val="NormalWeb"/>
        <w:spacing w:beforeAutospacing="0" w:afterAutospacing="0" w:line="21" w:lineRule="atLeast"/>
        <w:ind w:firstLine="720"/>
        <w:outlineLvl w:val="2"/>
        <w:rPr>
          <w:b/>
          <w:bCs/>
          <w:color w:val="000000" w:themeColor="text1"/>
          <w:sz w:val="28"/>
          <w:szCs w:val="28"/>
        </w:rPr>
      </w:pPr>
      <w:bookmarkStart w:id="18" w:name="_Toc226490022"/>
      <w:r>
        <w:rPr>
          <w:b/>
          <w:bCs/>
          <w:color w:val="000000" w:themeColor="text1"/>
          <w:sz w:val="28"/>
          <w:szCs w:val="28"/>
        </w:rPr>
        <w:t>2.1.2 &amp; 2.1.3 Trang đăng kí &amp; Trang đăng nhập</w:t>
      </w:r>
      <w:bookmarkEnd w:id="18"/>
    </w:p>
    <w:p w14:paraId="149EA439" w14:textId="77777777" w:rsidR="00377E3B" w:rsidRDefault="008A14D8" w:rsidP="00377E3B">
      <w:pPr>
        <w:pStyle w:val="NormalWeb"/>
        <w:keepNext/>
        <w:spacing w:beforeAutospacing="0" w:afterAutospacing="0" w:line="21" w:lineRule="atLeast"/>
      </w:pPr>
      <w:r w:rsidRPr="00457C7A">
        <w:rPr>
          <w:b/>
          <w:bCs/>
          <w:noProof/>
          <w:color w:val="000000" w:themeColor="text1"/>
          <w:sz w:val="28"/>
          <w:szCs w:val="28"/>
        </w:rPr>
        <w:drawing>
          <wp:inline distT="0" distB="0" distL="0" distR="0" wp14:anchorId="028821F7" wp14:editId="3B8BBE19">
            <wp:extent cx="5191850" cy="4601217"/>
            <wp:effectExtent l="0" t="0" r="8890" b="8890"/>
            <wp:docPr id="25933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4658" name=""/>
                    <pic:cNvPicPr/>
                  </pic:nvPicPr>
                  <pic:blipFill>
                    <a:blip r:embed="rId16"/>
                    <a:stretch>
                      <a:fillRect/>
                    </a:stretch>
                  </pic:blipFill>
                  <pic:spPr>
                    <a:xfrm>
                      <a:off x="0" y="0"/>
                      <a:ext cx="5191850" cy="4601217"/>
                    </a:xfrm>
                    <a:prstGeom prst="rect">
                      <a:avLst/>
                    </a:prstGeom>
                  </pic:spPr>
                </pic:pic>
              </a:graphicData>
            </a:graphic>
          </wp:inline>
        </w:drawing>
      </w:r>
    </w:p>
    <w:p w14:paraId="00AE7703" w14:textId="226A8CFC" w:rsidR="008A14D8" w:rsidRPr="00457C7A" w:rsidRDefault="00377E3B" w:rsidP="00377E3B">
      <w:pPr>
        <w:pStyle w:val="Caption"/>
        <w:rPr>
          <w:sz w:val="28"/>
          <w:szCs w:val="28"/>
        </w:rPr>
      </w:pPr>
      <w:bookmarkStart w:id="19" w:name="_Toc226561340"/>
      <w:r>
        <w:t xml:space="preserve">Hinh </w:t>
      </w:r>
      <w:r>
        <w:fldChar w:fldCharType="begin"/>
      </w:r>
      <w:r>
        <w:instrText xml:space="preserve"> STYLEREF 1 \s </w:instrText>
      </w:r>
      <w:r>
        <w:fldChar w:fldCharType="separate"/>
      </w:r>
      <w:r>
        <w:rPr>
          <w:noProof/>
        </w:rPr>
        <w:t>0</w:t>
      </w:r>
      <w:r>
        <w:fldChar w:fldCharType="end"/>
      </w:r>
      <w:r>
        <w:t>.</w:t>
      </w:r>
      <w:r>
        <w:fldChar w:fldCharType="begin"/>
      </w:r>
      <w:r>
        <w:instrText xml:space="preserve"> SEQ Hinh \* ARABIC \s 1 </w:instrText>
      </w:r>
      <w:r>
        <w:fldChar w:fldCharType="separate"/>
      </w:r>
      <w:r>
        <w:rPr>
          <w:noProof/>
        </w:rPr>
        <w:t>1</w:t>
      </w:r>
      <w:r>
        <w:fldChar w:fldCharType="end"/>
      </w:r>
      <w:r>
        <w:rPr>
          <w:lang w:val="vi-VN"/>
        </w:rPr>
        <w:t>: dcgdhfdhf</w:t>
      </w:r>
      <w:bookmarkEnd w:id="19"/>
    </w:p>
    <w:p w14:paraId="40185820" w14:textId="77777777" w:rsidR="008A14D8" w:rsidRPr="00457C7A" w:rsidRDefault="008A14D8" w:rsidP="008A14D8">
      <w:pPr>
        <w:pStyle w:val="Caption"/>
        <w:rPr>
          <w:sz w:val="28"/>
          <w:szCs w:val="28"/>
          <w:lang w:val="en-US"/>
        </w:rPr>
      </w:pPr>
    </w:p>
    <w:p w14:paraId="57E6E226" w14:textId="28E17815" w:rsidR="00A71CC6" w:rsidRPr="008A14D8" w:rsidRDefault="008A14D8" w:rsidP="008A14D8">
      <w:pPr>
        <w:pStyle w:val="Caption"/>
        <w:jc w:val="center"/>
        <w:rPr>
          <w:sz w:val="28"/>
          <w:szCs w:val="28"/>
          <w:lang w:val="en-US"/>
        </w:rPr>
      </w:pPr>
      <w:r w:rsidRPr="00457C7A">
        <w:rPr>
          <w:sz w:val="28"/>
          <w:szCs w:val="28"/>
        </w:rPr>
        <w:t xml:space="preserve">Hình </w:t>
      </w:r>
      <w:r w:rsidRPr="00457C7A">
        <w:rPr>
          <w:sz w:val="28"/>
          <w:szCs w:val="28"/>
          <w:lang w:val="en-US"/>
        </w:rPr>
        <w:t>1: Trang đăng nhập</w:t>
      </w:r>
    </w:p>
    <w:p w14:paraId="138FB519" w14:textId="77777777" w:rsidR="008F094B" w:rsidRPr="008F094B" w:rsidRDefault="008F094B" w:rsidP="008F094B">
      <w:pPr>
        <w:keepNext/>
        <w:rPr>
          <w:sz w:val="28"/>
          <w:szCs w:val="28"/>
        </w:rPr>
      </w:pPr>
      <w:r w:rsidRPr="008F094B">
        <w:rPr>
          <w:noProof/>
          <w:sz w:val="28"/>
          <w:szCs w:val="28"/>
          <w:lang w:val="en-US"/>
        </w:rPr>
        <w:lastRenderedPageBreak/>
        <w:drawing>
          <wp:inline distT="0" distB="0" distL="0" distR="0" wp14:anchorId="7C44056A" wp14:editId="5890B309">
            <wp:extent cx="5077534" cy="5449060"/>
            <wp:effectExtent l="0" t="0" r="8890" b="0"/>
            <wp:docPr id="19012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932" name=""/>
                    <pic:cNvPicPr/>
                  </pic:nvPicPr>
                  <pic:blipFill>
                    <a:blip r:embed="rId17"/>
                    <a:stretch>
                      <a:fillRect/>
                    </a:stretch>
                  </pic:blipFill>
                  <pic:spPr>
                    <a:xfrm>
                      <a:off x="0" y="0"/>
                      <a:ext cx="5077534" cy="5449060"/>
                    </a:xfrm>
                    <a:prstGeom prst="rect">
                      <a:avLst/>
                    </a:prstGeom>
                  </pic:spPr>
                </pic:pic>
              </a:graphicData>
            </a:graphic>
          </wp:inline>
        </w:drawing>
      </w:r>
    </w:p>
    <w:p w14:paraId="0B232FAA" w14:textId="77777777" w:rsidR="008F094B" w:rsidRPr="008F094B" w:rsidRDefault="008F094B" w:rsidP="008F094B">
      <w:pPr>
        <w:pStyle w:val="Caption"/>
        <w:rPr>
          <w:sz w:val="28"/>
          <w:szCs w:val="28"/>
          <w:lang w:val="en-US"/>
        </w:rPr>
      </w:pPr>
    </w:p>
    <w:p w14:paraId="5FE84D58" w14:textId="77777777" w:rsidR="008F094B" w:rsidRPr="008F094B" w:rsidRDefault="008F094B" w:rsidP="008F094B">
      <w:pPr>
        <w:pStyle w:val="Caption"/>
        <w:jc w:val="center"/>
        <w:rPr>
          <w:sz w:val="28"/>
          <w:szCs w:val="28"/>
          <w:lang w:val="en-US"/>
        </w:rPr>
      </w:pPr>
      <w:r w:rsidRPr="008F094B">
        <w:rPr>
          <w:sz w:val="28"/>
          <w:szCs w:val="28"/>
        </w:rPr>
        <w:t xml:space="preserve">Hình </w:t>
      </w:r>
      <w:r w:rsidRPr="008F094B">
        <w:rPr>
          <w:sz w:val="28"/>
          <w:szCs w:val="28"/>
          <w:lang w:val="en-US"/>
        </w:rPr>
        <w:t>2: Trang đăng ký</w:t>
      </w:r>
    </w:p>
    <w:p w14:paraId="6DEC18D6"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Trang đăng ký được thiết kế tích hợp ngay trong vùng chứa chung với chức năng đăng nhập, tạo thành một hệ thống định danh người dùng nhỏ gọn, hiện đại và tập trung ngay giữa màn hình nhờ ứng dụng mô hình Flexbox.</w:t>
      </w:r>
    </w:p>
    <w:p w14:paraId="1581AADA" w14:textId="77777777" w:rsidR="008F094B" w:rsidRPr="008F094B" w:rsidRDefault="008F094B" w:rsidP="008F094B">
      <w:pPr>
        <w:pStyle w:val="NormalWeb"/>
        <w:spacing w:beforeAutospacing="0" w:afterAutospacing="0" w:line="21" w:lineRule="atLeast"/>
        <w:ind w:firstLine="720"/>
        <w:rPr>
          <w:color w:val="000000" w:themeColor="text1"/>
          <w:sz w:val="28"/>
          <w:szCs w:val="28"/>
        </w:rPr>
      </w:pPr>
    </w:p>
    <w:p w14:paraId="2A843042"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Cấu trúc giao diện và Hiệu ứng trực quan (UI/CSS):</w:t>
      </w:r>
    </w:p>
    <w:p w14:paraId="2C3C1D42"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Thiết kế nổi bật</w:t>
      </w:r>
    </w:p>
    <w:p w14:paraId="193B392E"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Hiệu ứng chuyển đổi mượt mà</w:t>
      </w:r>
    </w:p>
    <w:p w14:paraId="100D6923"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Định dạng trường nhập liệu</w:t>
      </w:r>
    </w:p>
    <w:p w14:paraId="6D872BDE"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Xử lý tương tác và Trải nghiệm người dùng:</w:t>
      </w:r>
    </w:p>
    <w:p w14:paraId="75AAE0C7" w14:textId="77777777" w:rsidR="008F094B" w:rsidRPr="008F094B" w:rsidRDefault="008F094B" w:rsidP="008F094B">
      <w:pPr>
        <w:pStyle w:val="NormalWeb"/>
        <w:spacing w:beforeAutospacing="0" w:afterAutospacing="0" w:line="21" w:lineRule="atLeast"/>
        <w:ind w:firstLine="720"/>
        <w:rPr>
          <w:color w:val="000000" w:themeColor="text1"/>
          <w:sz w:val="28"/>
          <w:szCs w:val="28"/>
        </w:rPr>
      </w:pPr>
      <w:r w:rsidRPr="008F094B">
        <w:rPr>
          <w:color w:val="000000" w:themeColor="text1"/>
          <w:sz w:val="28"/>
          <w:szCs w:val="28"/>
        </w:rPr>
        <w:t>Cơ chế Tabbed Interface</w:t>
      </w:r>
    </w:p>
    <w:p w14:paraId="7E8ADA31" w14:textId="101A162E" w:rsidR="008F094B" w:rsidRPr="00A71CC6"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Tính năng thao tác với mật khẩu</w:t>
      </w:r>
      <w:r w:rsidR="00A71CC6">
        <w:rPr>
          <w:color w:val="000000" w:themeColor="text1"/>
          <w:sz w:val="28"/>
          <w:szCs w:val="28"/>
        </w:rPr>
        <w:t xml:space="preserve"> </w:t>
      </w:r>
      <w:r w:rsidRPr="008F094B">
        <w:rPr>
          <w:color w:val="000000" w:themeColor="text1"/>
          <w:sz w:val="28"/>
          <w:szCs w:val="28"/>
        </w:rPr>
        <w:t>Call to Actio</w:t>
      </w:r>
      <w:r w:rsidR="00A71CC6">
        <w:rPr>
          <w:color w:val="000000" w:themeColor="text1"/>
          <w:sz w:val="28"/>
          <w:szCs w:val="28"/>
        </w:rPr>
        <w:t>n</w:t>
      </w:r>
    </w:p>
    <w:p w14:paraId="2E1ED736" w14:textId="6FACEDE7" w:rsidR="00A71CC6" w:rsidRPr="008F094B" w:rsidRDefault="008F094B" w:rsidP="008F094B">
      <w:pPr>
        <w:pStyle w:val="NormalWeb"/>
        <w:spacing w:beforeAutospacing="0" w:afterAutospacing="0" w:line="21" w:lineRule="atLeast"/>
        <w:outlineLvl w:val="2"/>
        <w:rPr>
          <w:b/>
          <w:bCs/>
          <w:color w:val="000000" w:themeColor="text1"/>
          <w:sz w:val="28"/>
          <w:szCs w:val="28"/>
        </w:rPr>
      </w:pPr>
      <w:bookmarkStart w:id="20" w:name="_Toc226442045"/>
      <w:bookmarkStart w:id="21" w:name="_Toc226490023"/>
      <w:r w:rsidRPr="008F094B">
        <w:rPr>
          <w:b/>
          <w:bCs/>
          <w:color w:val="000000" w:themeColor="text1"/>
          <w:sz w:val="28"/>
          <w:szCs w:val="28"/>
        </w:rPr>
        <w:t>2.1.4 Trang giỏ hàng</w:t>
      </w:r>
      <w:bookmarkEnd w:id="20"/>
      <w:bookmarkEnd w:id="21"/>
    </w:p>
    <w:p w14:paraId="7EFBD569" w14:textId="77777777" w:rsidR="008F094B" w:rsidRPr="008F094B" w:rsidRDefault="008F094B" w:rsidP="008F094B">
      <w:pPr>
        <w:pStyle w:val="NormalWeb"/>
        <w:keepNext/>
        <w:spacing w:beforeAutospacing="0" w:afterAutospacing="0" w:line="21" w:lineRule="atLeast"/>
        <w:rPr>
          <w:sz w:val="28"/>
          <w:szCs w:val="28"/>
        </w:rPr>
      </w:pPr>
      <w:r w:rsidRPr="008F094B">
        <w:rPr>
          <w:b/>
          <w:bCs/>
          <w:noProof/>
          <w:color w:val="000000" w:themeColor="text1"/>
          <w:sz w:val="28"/>
          <w:szCs w:val="28"/>
        </w:rPr>
        <w:lastRenderedPageBreak/>
        <w:drawing>
          <wp:inline distT="0" distB="0" distL="0" distR="0" wp14:anchorId="301B4A22" wp14:editId="31986367">
            <wp:extent cx="5276850" cy="2906395"/>
            <wp:effectExtent l="19050" t="19050" r="19050" b="27305"/>
            <wp:docPr id="59763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37524" name=""/>
                    <pic:cNvPicPr/>
                  </pic:nvPicPr>
                  <pic:blipFill>
                    <a:blip r:embed="rId18"/>
                    <a:stretch>
                      <a:fillRect/>
                    </a:stretch>
                  </pic:blipFill>
                  <pic:spPr>
                    <a:xfrm>
                      <a:off x="0" y="0"/>
                      <a:ext cx="5276850" cy="2906395"/>
                    </a:xfrm>
                    <a:prstGeom prst="rect">
                      <a:avLst/>
                    </a:prstGeom>
                    <a:ln>
                      <a:solidFill>
                        <a:schemeClr val="tx1"/>
                      </a:solidFill>
                    </a:ln>
                  </pic:spPr>
                </pic:pic>
              </a:graphicData>
            </a:graphic>
          </wp:inline>
        </w:drawing>
      </w:r>
    </w:p>
    <w:p w14:paraId="1E371C9A" w14:textId="77777777" w:rsidR="008F094B" w:rsidRPr="008F094B" w:rsidRDefault="008F094B" w:rsidP="008F094B">
      <w:pPr>
        <w:pStyle w:val="NormalWeb"/>
        <w:spacing w:beforeAutospacing="0" w:afterAutospacing="0" w:line="21" w:lineRule="atLeast"/>
        <w:rPr>
          <w:b/>
          <w:bCs/>
          <w:color w:val="000000" w:themeColor="text1"/>
          <w:sz w:val="28"/>
          <w:szCs w:val="28"/>
        </w:rPr>
      </w:pPr>
    </w:p>
    <w:p w14:paraId="4350F25F" w14:textId="77777777" w:rsidR="008F094B" w:rsidRPr="008F094B" w:rsidRDefault="008F094B" w:rsidP="008F094B">
      <w:pPr>
        <w:pStyle w:val="Caption"/>
        <w:jc w:val="center"/>
        <w:rPr>
          <w:b/>
          <w:bCs/>
          <w:color w:val="000000" w:themeColor="text1"/>
          <w:sz w:val="28"/>
          <w:szCs w:val="28"/>
        </w:rPr>
      </w:pPr>
      <w:r w:rsidRPr="008F094B">
        <w:rPr>
          <w:sz w:val="28"/>
          <w:szCs w:val="28"/>
        </w:rPr>
        <w:t xml:space="preserve">Hình </w:t>
      </w:r>
      <w:r w:rsidRPr="008F094B">
        <w:rPr>
          <w:sz w:val="28"/>
          <w:szCs w:val="28"/>
          <w:lang w:val="en-US"/>
        </w:rPr>
        <w:t>3: Trang giỏ hàng</w:t>
      </w:r>
    </w:p>
    <w:p w14:paraId="136F09B8" w14:textId="77777777" w:rsidR="008F094B" w:rsidRPr="008F094B" w:rsidRDefault="008F094B" w:rsidP="00A71CC6">
      <w:pPr>
        <w:pStyle w:val="NormalWeb"/>
        <w:spacing w:beforeAutospacing="0" w:afterAutospacing="0" w:line="21" w:lineRule="atLeast"/>
        <w:rPr>
          <w:color w:val="000000" w:themeColor="text1"/>
          <w:sz w:val="28"/>
          <w:szCs w:val="28"/>
        </w:rPr>
      </w:pPr>
      <w:r w:rsidRPr="008F094B">
        <w:rPr>
          <w:color w:val="000000" w:themeColor="text1"/>
          <w:sz w:val="28"/>
          <w:szCs w:val="28"/>
        </w:rPr>
        <w:t>Trang giỏ hàng là một trong những module phức tạp nhất của ứng dụng, đòi hỏi sự kết hợp chặt chẽ giữa giao diện người dùng và logic xử lý dữ liệu nền. Thay vì sử dụng cơ sở dữ liệu từ máy chủ , ứng dụng tận dụng bộ nhớ cục bộ của trình duyệt để quản lý giỏ hàng, mang lại tốc độ phản hồi tức thì và trải nghiệm không ngắt quãng cho khách hàng.</w:t>
      </w:r>
    </w:p>
    <w:p w14:paraId="25D49E34" w14:textId="77777777" w:rsidR="008F094B" w:rsidRPr="008F094B" w:rsidRDefault="008F094B" w:rsidP="008F094B">
      <w:pPr>
        <w:pStyle w:val="NormalWeb"/>
        <w:spacing w:beforeAutospacing="0" w:afterAutospacing="0" w:line="21" w:lineRule="atLeast"/>
        <w:ind w:firstLine="720"/>
        <w:rPr>
          <w:color w:val="000000" w:themeColor="text1"/>
          <w:sz w:val="28"/>
          <w:szCs w:val="28"/>
        </w:rPr>
      </w:pPr>
    </w:p>
    <w:p w14:paraId="68C5F9DE"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Cơ chế quản lý dữ liệu và Lưu trữ:</w:t>
      </w:r>
    </w:p>
    <w:p w14:paraId="0E0FB6B5"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Lưu trữ cục bộ</w:t>
      </w:r>
    </w:p>
    <w:p w14:paraId="0BE0F74D"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Biến toàn cục</w:t>
      </w:r>
    </w:p>
    <w:p w14:paraId="507C0BA1" w14:textId="77777777" w:rsidR="008F094B" w:rsidRPr="008F094B" w:rsidRDefault="008F094B" w:rsidP="008F094B">
      <w:pPr>
        <w:pStyle w:val="NormalWeb"/>
        <w:spacing w:beforeAutospacing="0" w:afterAutospacing="0" w:line="21" w:lineRule="atLeast"/>
        <w:ind w:left="720"/>
        <w:rPr>
          <w:color w:val="000000" w:themeColor="text1"/>
          <w:sz w:val="28"/>
          <w:szCs w:val="28"/>
        </w:rPr>
      </w:pPr>
    </w:p>
    <w:p w14:paraId="41D70458"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Kỹ thuật hiển thị giao diện động:</w:t>
      </w:r>
    </w:p>
    <w:p w14:paraId="70CE6A2D"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Kiểm soát trạng thái rỗng</w:t>
      </w:r>
    </w:p>
    <w:p w14:paraId="39CC21C1"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Tạo DOM động bằng Template Literals</w:t>
      </w:r>
    </w:p>
    <w:p w14:paraId="6737C80C"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Tối ưu định dạng và Hiển thị</w:t>
      </w:r>
    </w:p>
    <w:p w14:paraId="62025384" w14:textId="77777777" w:rsidR="008F094B" w:rsidRPr="008F094B" w:rsidRDefault="008F094B" w:rsidP="008F094B">
      <w:pPr>
        <w:pStyle w:val="NormalWeb"/>
        <w:spacing w:beforeAutospacing="0" w:afterAutospacing="0" w:line="21" w:lineRule="atLeast"/>
        <w:ind w:left="720"/>
        <w:rPr>
          <w:color w:val="000000" w:themeColor="text1"/>
          <w:sz w:val="28"/>
          <w:szCs w:val="28"/>
        </w:rPr>
      </w:pPr>
    </w:p>
    <w:p w14:paraId="0E4AE305"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Xử lý tương tác thời gian thực:</w:t>
      </w:r>
    </w:p>
    <w:p w14:paraId="69F3F827"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Cập nhật số lượng</w:t>
      </w:r>
    </w:p>
    <w:p w14:paraId="4F83D8FE"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Xóa sản phẩm</w:t>
      </w:r>
    </w:p>
    <w:p w14:paraId="10286689"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Luồng thanh toán</w:t>
      </w:r>
    </w:p>
    <w:p w14:paraId="651E99D4" w14:textId="1E13C1DE" w:rsidR="008F094B" w:rsidRPr="008F094B" w:rsidRDefault="008F094B" w:rsidP="008F094B">
      <w:pPr>
        <w:pStyle w:val="NormalWeb"/>
        <w:spacing w:beforeAutospacing="0" w:afterAutospacing="0" w:line="21" w:lineRule="atLeast"/>
        <w:outlineLvl w:val="2"/>
        <w:rPr>
          <w:b/>
          <w:bCs/>
          <w:color w:val="000000" w:themeColor="text1"/>
          <w:sz w:val="28"/>
          <w:szCs w:val="28"/>
        </w:rPr>
      </w:pPr>
      <w:bookmarkStart w:id="22" w:name="_Toc226442046"/>
      <w:bookmarkStart w:id="23" w:name="_Toc226490024"/>
      <w:r w:rsidRPr="008F094B">
        <w:rPr>
          <w:b/>
          <w:bCs/>
          <w:color w:val="000000" w:themeColor="text1"/>
          <w:sz w:val="28"/>
          <w:szCs w:val="28"/>
        </w:rPr>
        <w:t>2.1.5 Trang chi tiết sản phẩm</w:t>
      </w:r>
      <w:bookmarkEnd w:id="22"/>
      <w:bookmarkEnd w:id="23"/>
    </w:p>
    <w:p w14:paraId="7D73C748" w14:textId="77777777" w:rsidR="008F094B" w:rsidRPr="008F094B" w:rsidRDefault="008F094B" w:rsidP="008F094B">
      <w:pPr>
        <w:pStyle w:val="NormalWeb"/>
        <w:keepNext/>
        <w:spacing w:beforeAutospacing="0" w:afterAutospacing="0" w:line="21" w:lineRule="atLeast"/>
        <w:rPr>
          <w:sz w:val="28"/>
          <w:szCs w:val="28"/>
        </w:rPr>
      </w:pPr>
      <w:r w:rsidRPr="008F094B">
        <w:rPr>
          <w:b/>
          <w:bCs/>
          <w:noProof/>
          <w:color w:val="000000" w:themeColor="text1"/>
          <w:sz w:val="28"/>
          <w:szCs w:val="28"/>
        </w:rPr>
        <w:lastRenderedPageBreak/>
        <w:drawing>
          <wp:inline distT="0" distB="0" distL="0" distR="0" wp14:anchorId="42160A19" wp14:editId="628E2E7B">
            <wp:extent cx="5276850" cy="2911475"/>
            <wp:effectExtent l="0" t="0" r="0" b="0"/>
            <wp:docPr id="208667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76318" name=""/>
                    <pic:cNvPicPr/>
                  </pic:nvPicPr>
                  <pic:blipFill>
                    <a:blip r:embed="rId19"/>
                    <a:stretch>
                      <a:fillRect/>
                    </a:stretch>
                  </pic:blipFill>
                  <pic:spPr>
                    <a:xfrm>
                      <a:off x="0" y="0"/>
                      <a:ext cx="5276850" cy="2911475"/>
                    </a:xfrm>
                    <a:prstGeom prst="rect">
                      <a:avLst/>
                    </a:prstGeom>
                  </pic:spPr>
                </pic:pic>
              </a:graphicData>
            </a:graphic>
          </wp:inline>
        </w:drawing>
      </w:r>
    </w:p>
    <w:p w14:paraId="5DB10433" w14:textId="77777777" w:rsidR="008F094B" w:rsidRPr="008F094B" w:rsidRDefault="008F094B" w:rsidP="008F094B">
      <w:pPr>
        <w:pStyle w:val="Caption"/>
        <w:rPr>
          <w:sz w:val="28"/>
          <w:szCs w:val="28"/>
          <w:lang w:val="en-US"/>
        </w:rPr>
      </w:pPr>
    </w:p>
    <w:p w14:paraId="6AFAF9DB" w14:textId="77777777" w:rsidR="008F094B" w:rsidRPr="008F094B" w:rsidRDefault="008F094B" w:rsidP="008F094B">
      <w:pPr>
        <w:pStyle w:val="Caption"/>
        <w:jc w:val="center"/>
        <w:rPr>
          <w:b/>
          <w:bCs/>
          <w:color w:val="000000" w:themeColor="text1"/>
          <w:sz w:val="28"/>
          <w:szCs w:val="28"/>
        </w:rPr>
      </w:pPr>
      <w:r w:rsidRPr="008F094B">
        <w:rPr>
          <w:sz w:val="28"/>
          <w:szCs w:val="28"/>
        </w:rPr>
        <w:t xml:space="preserve">Hình </w:t>
      </w:r>
      <w:r w:rsidRPr="008F094B">
        <w:rPr>
          <w:sz w:val="28"/>
          <w:szCs w:val="28"/>
          <w:lang w:val="en-US"/>
        </w:rPr>
        <w:t>4: Trang chi tiết sản phẩm</w:t>
      </w:r>
    </w:p>
    <w:p w14:paraId="395044E3" w14:textId="77777777" w:rsidR="008F094B" w:rsidRPr="008F094B" w:rsidRDefault="008F094B" w:rsidP="008F094B">
      <w:pPr>
        <w:pStyle w:val="NormalWeb"/>
        <w:spacing w:beforeAutospacing="0" w:afterAutospacing="0" w:line="21" w:lineRule="atLeast"/>
        <w:ind w:firstLine="720"/>
        <w:rPr>
          <w:color w:val="000000" w:themeColor="text1"/>
          <w:sz w:val="28"/>
          <w:szCs w:val="28"/>
        </w:rPr>
      </w:pPr>
      <w:r w:rsidRPr="008F094B">
        <w:rPr>
          <w:color w:val="000000" w:themeColor="text1"/>
          <w:sz w:val="28"/>
          <w:szCs w:val="28"/>
        </w:rPr>
        <w:t xml:space="preserve">Trang chi tiết sản phẩm được xây dựng theo mô hình trang web động, nơi giao diện và dữ liệu được tách biệt hoàn toàn. Việc hiển thị nội dung không được code cứng (hard-code) bằng HTML mà được kết xuất (render) bằng JavaScript thông qua hàm </w:t>
      </w:r>
      <w:r w:rsidRPr="008F094B">
        <w:rPr>
          <w:rFonts w:eastAsia="monospace"/>
          <w:color w:val="000000" w:themeColor="text1"/>
          <w:sz w:val="28"/>
          <w:szCs w:val="28"/>
        </w:rPr>
        <w:t>renderProductDetail()</w:t>
      </w:r>
      <w:r w:rsidRPr="008F094B">
        <w:rPr>
          <w:color w:val="000000" w:themeColor="text1"/>
          <w:sz w:val="28"/>
          <w:szCs w:val="28"/>
        </w:rPr>
        <w:t>.</w:t>
      </w:r>
    </w:p>
    <w:p w14:paraId="576F9BE5" w14:textId="77777777" w:rsidR="008F094B" w:rsidRPr="008F094B" w:rsidRDefault="008F094B" w:rsidP="008F094B">
      <w:pPr>
        <w:pStyle w:val="NormalWeb"/>
        <w:spacing w:beforeAutospacing="0" w:afterAutospacing="0" w:line="21" w:lineRule="atLeast"/>
        <w:ind w:firstLine="720"/>
        <w:rPr>
          <w:color w:val="000000" w:themeColor="text1"/>
          <w:sz w:val="28"/>
          <w:szCs w:val="28"/>
        </w:rPr>
      </w:pPr>
    </w:p>
    <w:p w14:paraId="6FBC7B74"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Cơ chế định tuyến và Nạp dữ liệu:</w:t>
      </w:r>
    </w:p>
    <w:p w14:paraId="2CD8F41F"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Trích xuất tham số URL</w:t>
      </w:r>
    </w:p>
    <w:p w14:paraId="1A1A2128"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Truy xuất dữ liệu bất đồng bộ</w:t>
      </w:r>
    </w:p>
    <w:p w14:paraId="7776B17A" w14:textId="77777777" w:rsidR="008F094B" w:rsidRPr="008F094B" w:rsidRDefault="008F094B" w:rsidP="008F094B">
      <w:pPr>
        <w:pStyle w:val="NormalWeb"/>
        <w:spacing w:beforeAutospacing="0" w:afterAutospacing="0" w:line="21" w:lineRule="atLeast"/>
        <w:ind w:left="720"/>
        <w:rPr>
          <w:color w:val="000000" w:themeColor="text1"/>
          <w:sz w:val="28"/>
          <w:szCs w:val="28"/>
        </w:rPr>
      </w:pPr>
    </w:p>
    <w:p w14:paraId="1F838D22"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Phân bố cục và Trải nghiệm giao diện:</w:t>
      </w:r>
    </w:p>
    <w:p w14:paraId="14CA15EA"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Hệ thống lưới</w:t>
      </w:r>
    </w:p>
    <w:p w14:paraId="27B76D34"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Hiển thị thông tin trực quan</w:t>
      </w:r>
    </w:p>
    <w:p w14:paraId="42E52A66" w14:textId="77777777" w:rsidR="008F094B" w:rsidRPr="008F094B" w:rsidRDefault="008F094B" w:rsidP="008F094B">
      <w:pPr>
        <w:pStyle w:val="NormalWeb"/>
        <w:spacing w:beforeAutospacing="0" w:afterAutospacing="0" w:line="21" w:lineRule="atLeast"/>
        <w:ind w:left="720"/>
        <w:rPr>
          <w:color w:val="000000" w:themeColor="text1"/>
          <w:sz w:val="28"/>
          <w:szCs w:val="28"/>
        </w:rPr>
      </w:pPr>
    </w:p>
    <w:p w14:paraId="6C9861F8"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Quản lý tương tác người dùng:</w:t>
      </w:r>
    </w:p>
    <w:p w14:paraId="2CF35BE9"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Kiểm soát số lượng</w:t>
      </w:r>
    </w:p>
    <w:p w14:paraId="0F19B404"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Phản hồi tức thì</w:t>
      </w:r>
    </w:p>
    <w:p w14:paraId="681BC409" w14:textId="77777777" w:rsidR="008F094B" w:rsidRPr="008F094B" w:rsidRDefault="008F094B" w:rsidP="008F094B">
      <w:pPr>
        <w:pStyle w:val="NormalWeb"/>
        <w:spacing w:beforeAutospacing="0" w:afterAutospacing="0" w:line="21" w:lineRule="atLeast"/>
        <w:ind w:left="720"/>
        <w:rPr>
          <w:color w:val="000000" w:themeColor="text1"/>
          <w:sz w:val="28"/>
          <w:szCs w:val="28"/>
        </w:rPr>
      </w:pPr>
      <w:r w:rsidRPr="008F094B">
        <w:rPr>
          <w:color w:val="000000" w:themeColor="text1"/>
          <w:sz w:val="28"/>
          <w:szCs w:val="28"/>
        </w:rPr>
        <w:t>Tùy chọn thanh toán nhanh</w:t>
      </w:r>
    </w:p>
    <w:p w14:paraId="0C3C6B28" w14:textId="77777777" w:rsidR="008F094B" w:rsidRPr="008F094B" w:rsidRDefault="008F094B" w:rsidP="008F094B">
      <w:pPr>
        <w:pStyle w:val="NormalWeb"/>
        <w:spacing w:beforeAutospacing="0" w:afterAutospacing="0" w:line="21" w:lineRule="atLeast"/>
        <w:ind w:left="720"/>
        <w:rPr>
          <w:color w:val="000000" w:themeColor="text1"/>
          <w:sz w:val="28"/>
          <w:szCs w:val="28"/>
        </w:rPr>
      </w:pPr>
    </w:p>
    <w:p w14:paraId="04E7A7DD" w14:textId="77777777" w:rsidR="008F094B" w:rsidRPr="008F094B" w:rsidRDefault="008F094B" w:rsidP="008F094B">
      <w:pPr>
        <w:pStyle w:val="NormalWeb"/>
        <w:spacing w:beforeAutospacing="0" w:afterAutospacing="0" w:line="21" w:lineRule="atLeast"/>
        <w:outlineLvl w:val="1"/>
        <w:rPr>
          <w:b/>
          <w:bCs/>
          <w:color w:val="000000" w:themeColor="text1"/>
          <w:sz w:val="28"/>
          <w:szCs w:val="28"/>
        </w:rPr>
      </w:pPr>
      <w:bookmarkStart w:id="24" w:name="_Toc226442047"/>
      <w:bookmarkStart w:id="25" w:name="_Toc226490025"/>
      <w:r w:rsidRPr="008F094B">
        <w:rPr>
          <w:b/>
          <w:bCs/>
          <w:color w:val="000000" w:themeColor="text1"/>
          <w:sz w:val="28"/>
          <w:szCs w:val="28"/>
        </w:rPr>
        <w:t>2.2 Sitemap</w:t>
      </w:r>
      <w:bookmarkEnd w:id="24"/>
      <w:bookmarkEnd w:id="25"/>
    </w:p>
    <w:p w14:paraId="461F83F4"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Sơ đồ trang web của ứng dụng được thiết kế theo cấu trúc phẳng . Thay vì giấu các tính năng vào quá nhiều lớp menu sâu, hệ thống ưu tiên dàn trải các chức năng cốt lõi ngay trên thanh điều hướng chính . Đảm bảo người dùng có thể tiếp cận bất kỳ tính năng hoặc sản phẩm nào trong hệ thống một cách nhanh chóng nhất, từ đó tối ưu hóa luồng trải nghiệm và tăng tỷ lệ chuyển đổi đơn hàng.</w:t>
      </w:r>
    </w:p>
    <w:p w14:paraId="02B8108C" w14:textId="77777777" w:rsidR="008F094B" w:rsidRPr="008F094B" w:rsidRDefault="008F094B" w:rsidP="008F094B">
      <w:pPr>
        <w:pStyle w:val="NormalWeb"/>
        <w:keepNext/>
        <w:spacing w:beforeAutospacing="0" w:afterAutospacing="0" w:line="21" w:lineRule="atLeast"/>
        <w:rPr>
          <w:color w:val="000000" w:themeColor="text1"/>
          <w:sz w:val="28"/>
          <w:szCs w:val="28"/>
        </w:rPr>
      </w:pPr>
      <w:r w:rsidRPr="008F094B">
        <w:rPr>
          <w:noProof/>
          <w:color w:val="000000" w:themeColor="text1"/>
          <w:sz w:val="28"/>
          <w:szCs w:val="28"/>
        </w:rPr>
        <w:lastRenderedPageBreak/>
        <w:drawing>
          <wp:inline distT="0" distB="0" distL="0" distR="0" wp14:anchorId="01207C04" wp14:editId="56424FF0">
            <wp:extent cx="5276850" cy="3639820"/>
            <wp:effectExtent l="0" t="0" r="0" b="0"/>
            <wp:docPr id="327031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6850" cy="3639820"/>
                    </a:xfrm>
                    <a:prstGeom prst="rect">
                      <a:avLst/>
                    </a:prstGeom>
                    <a:noFill/>
                    <a:ln>
                      <a:noFill/>
                    </a:ln>
                  </pic:spPr>
                </pic:pic>
              </a:graphicData>
            </a:graphic>
          </wp:inline>
        </w:drawing>
      </w:r>
    </w:p>
    <w:p w14:paraId="6A5F7771" w14:textId="77777777" w:rsidR="008F094B" w:rsidRPr="008F094B" w:rsidRDefault="008F094B" w:rsidP="008F094B">
      <w:pPr>
        <w:pStyle w:val="Caption"/>
        <w:rPr>
          <w:sz w:val="28"/>
          <w:szCs w:val="28"/>
          <w:lang w:val="en-US"/>
        </w:rPr>
      </w:pPr>
    </w:p>
    <w:p w14:paraId="6B7606D0" w14:textId="77777777" w:rsidR="008F094B" w:rsidRPr="008F094B" w:rsidRDefault="008F094B" w:rsidP="008F094B">
      <w:pPr>
        <w:pStyle w:val="Caption"/>
        <w:jc w:val="center"/>
        <w:rPr>
          <w:color w:val="000000" w:themeColor="text1"/>
          <w:sz w:val="28"/>
          <w:szCs w:val="28"/>
          <w:lang w:val="vi-VN"/>
        </w:rPr>
      </w:pPr>
      <w:r w:rsidRPr="008F094B">
        <w:rPr>
          <w:sz w:val="28"/>
          <w:szCs w:val="28"/>
        </w:rPr>
        <w:t xml:space="preserve">Hình </w:t>
      </w:r>
      <w:r w:rsidRPr="008F094B">
        <w:rPr>
          <w:sz w:val="28"/>
          <w:szCs w:val="28"/>
          <w:lang w:val="en-US"/>
        </w:rPr>
        <w:t>5: Sơ đồ cấu trúc Website</w:t>
      </w:r>
    </w:p>
    <w:p w14:paraId="29F04576" w14:textId="77777777" w:rsidR="008F094B" w:rsidRPr="008F094B" w:rsidRDefault="008F094B" w:rsidP="008F094B">
      <w:pPr>
        <w:pStyle w:val="NormalWeb"/>
        <w:spacing w:beforeAutospacing="0" w:afterAutospacing="0" w:line="21" w:lineRule="atLeast"/>
        <w:ind w:left="1440" w:firstLine="720"/>
        <w:rPr>
          <w:color w:val="000000" w:themeColor="text1"/>
          <w:sz w:val="28"/>
          <w:szCs w:val="28"/>
        </w:rPr>
      </w:pPr>
      <w:r w:rsidRPr="008F094B">
        <w:rPr>
          <w:color w:val="000000" w:themeColor="text1"/>
          <w:sz w:val="28"/>
          <w:szCs w:val="28"/>
        </w:rPr>
        <w:tab/>
      </w:r>
      <w:r w:rsidRPr="008F094B">
        <w:rPr>
          <w:color w:val="000000" w:themeColor="text1"/>
          <w:sz w:val="28"/>
          <w:szCs w:val="28"/>
        </w:rPr>
        <w:tab/>
      </w:r>
    </w:p>
    <w:p w14:paraId="01A588ED" w14:textId="77777777" w:rsidR="008F094B" w:rsidRPr="008F094B" w:rsidRDefault="008F094B" w:rsidP="008F094B">
      <w:pPr>
        <w:pStyle w:val="NormalWeb"/>
        <w:spacing w:beforeAutospacing="0" w:afterAutospacing="0" w:line="21" w:lineRule="atLeast"/>
        <w:ind w:left="1440" w:firstLine="720"/>
        <w:rPr>
          <w:color w:val="000000" w:themeColor="text1"/>
          <w:sz w:val="28"/>
          <w:szCs w:val="28"/>
        </w:rPr>
      </w:pPr>
      <w:r w:rsidRPr="008F094B">
        <w:rPr>
          <w:color w:val="000000" w:themeColor="text1"/>
          <w:sz w:val="28"/>
          <w:szCs w:val="28"/>
        </w:rPr>
        <w:tab/>
      </w:r>
      <w:r w:rsidRPr="008F094B">
        <w:rPr>
          <w:color w:val="000000" w:themeColor="text1"/>
          <w:sz w:val="28"/>
          <w:szCs w:val="28"/>
        </w:rPr>
        <w:tab/>
      </w:r>
    </w:p>
    <w:p w14:paraId="4682A365" w14:textId="2A17B241" w:rsidR="008F094B" w:rsidRPr="008A14D8" w:rsidRDefault="008F094B" w:rsidP="008A14D8">
      <w:pPr>
        <w:pStyle w:val="Heading1"/>
        <w:rPr>
          <w:rFonts w:eastAsia="SimSun"/>
          <w:lang w:eastAsia="zh-CN" w:bidi="ar"/>
        </w:rPr>
      </w:pPr>
      <w:bookmarkStart w:id="26" w:name="_Toc226442048"/>
      <w:bookmarkStart w:id="27" w:name="_Toc226490026"/>
      <w:r w:rsidRPr="008F094B">
        <w:rPr>
          <w:rFonts w:eastAsia="SimSun"/>
        </w:rPr>
        <w:t>Chương 3</w:t>
      </w:r>
      <w:r w:rsidR="008A14D8">
        <w:rPr>
          <w:rFonts w:eastAsia="SimSun"/>
        </w:rPr>
        <w:t>:</w:t>
      </w:r>
      <w:r w:rsidRPr="008F094B">
        <w:rPr>
          <w:rFonts w:eastAsia="SimSun"/>
        </w:rPr>
        <w:t xml:space="preserve"> </w:t>
      </w:r>
      <w:bookmarkEnd w:id="26"/>
      <w:r w:rsidR="008A14D8">
        <w:rPr>
          <w:rFonts w:eastAsia="SimSun"/>
        </w:rPr>
        <w:t>Giao diện Website</w:t>
      </w:r>
      <w:bookmarkEnd w:id="27"/>
    </w:p>
    <w:p w14:paraId="1CC3357B" w14:textId="77777777" w:rsidR="008F094B" w:rsidRPr="008F094B" w:rsidDel="005D3135" w:rsidRDefault="008F094B" w:rsidP="008F094B">
      <w:pPr>
        <w:widowControl/>
        <w:spacing w:after="240"/>
        <w:rPr>
          <w:del w:id="28" w:author="Lê Nguyễn" w:date="2026-04-07T00:36:00Z" w16du:dateUtc="2026-04-06T17:36:00Z"/>
          <w:rFonts w:eastAsia="SimSun"/>
          <w:color w:val="000000" w:themeColor="text1"/>
          <w:sz w:val="28"/>
          <w:szCs w:val="28"/>
          <w:lang w:val="en-US"/>
        </w:rPr>
      </w:pPr>
      <w:r w:rsidRPr="008F094B">
        <w:rPr>
          <w:rFonts w:eastAsia="SimSun"/>
          <w:color w:val="000000" w:themeColor="text1"/>
          <w:sz w:val="28"/>
          <w:szCs w:val="28"/>
        </w:rPr>
        <w:t>Đặc</w:t>
      </w:r>
      <w:r w:rsidRPr="008F094B">
        <w:rPr>
          <w:rFonts w:eastAsia="SimSun"/>
          <w:color w:val="000000" w:themeColor="text1"/>
          <w:sz w:val="28"/>
          <w:szCs w:val="28"/>
          <w:lang w:val="vi-VN"/>
        </w:rPr>
        <w:t xml:space="preserve"> tả giao diện</w:t>
      </w:r>
    </w:p>
    <w:p w14:paraId="07E7822F" w14:textId="77777777" w:rsidR="008F094B" w:rsidRPr="008F094B" w:rsidDel="005D3135" w:rsidRDefault="008F094B" w:rsidP="008A14D8">
      <w:pPr>
        <w:pStyle w:val="Heading2"/>
        <w:rPr>
          <w:del w:id="29" w:author="Lê Nguyễn" w:date="2026-04-07T00:37:00Z" w16du:dateUtc="2026-04-06T17:37:00Z"/>
          <w:rFonts w:eastAsia="SimSun"/>
          <w:bCs/>
          <w:color w:val="auto"/>
          <w:lang w:val="en-US"/>
        </w:rPr>
      </w:pPr>
      <w:bookmarkStart w:id="30" w:name="_Toc226442049"/>
      <w:bookmarkStart w:id="31" w:name="_Toc226490027"/>
      <w:r w:rsidRPr="008F094B">
        <w:t>3</w:t>
      </w:r>
      <w:r w:rsidRPr="008F094B">
        <w:rPr>
          <w:lang w:val="vi-VN"/>
        </w:rPr>
        <w:t>.1 Giao diện trang chủ</w:t>
      </w:r>
      <w:bookmarkEnd w:id="30"/>
      <w:bookmarkEnd w:id="31"/>
    </w:p>
    <w:p w14:paraId="5779F806" w14:textId="77777777" w:rsidR="008F094B" w:rsidRPr="008F094B" w:rsidRDefault="008F094B" w:rsidP="008F094B">
      <w:pPr>
        <w:widowControl/>
        <w:spacing w:after="240"/>
        <w:rPr>
          <w:rFonts w:eastAsia="SimSun"/>
          <w:color w:val="000000" w:themeColor="text1"/>
          <w:sz w:val="28"/>
          <w:szCs w:val="28"/>
          <w:lang w:val="en-US"/>
        </w:rPr>
      </w:pPr>
      <w:r w:rsidRPr="008F094B">
        <w:rPr>
          <w:rFonts w:eastAsia="SimSun"/>
          <w:color w:val="000000" w:themeColor="text1"/>
          <w:sz w:val="28"/>
          <w:szCs w:val="28"/>
        </w:rPr>
        <w:t xml:space="preserve">Giao diện sử dụng nền trắng chủ tạo. Tạo sự tương phản nổi bậc với thanh diều hướng và </w:t>
      </w:r>
      <w:r w:rsidRPr="008F094B">
        <w:rPr>
          <w:rFonts w:eastAsia="SimSun"/>
          <w:color w:val="000000" w:themeColor="text1"/>
          <w:sz w:val="28"/>
          <w:szCs w:val="28"/>
          <w:lang w:val="vi-VN"/>
        </w:rPr>
        <w:t>ô tìm kiếm</w:t>
      </w:r>
    </w:p>
    <w:p w14:paraId="7D2CEBCC" w14:textId="77777777" w:rsidR="008F094B" w:rsidRPr="008F094B" w:rsidRDefault="008F094B" w:rsidP="008F094B">
      <w:pPr>
        <w:widowControl/>
        <w:autoSpaceDE/>
        <w:autoSpaceDN/>
        <w:rPr>
          <w:rFonts w:eastAsia="SimSun"/>
          <w:i/>
          <w:iCs/>
          <w:color w:val="000000" w:themeColor="text1"/>
          <w:sz w:val="28"/>
          <w:szCs w:val="28"/>
          <w:lang w:val="vi-VN" w:eastAsia="zh-CN"/>
        </w:rPr>
      </w:pPr>
      <w:r w:rsidRPr="008F094B">
        <w:rPr>
          <w:rFonts w:eastAsia="SimSun"/>
          <w:i/>
          <w:iCs/>
          <w:color w:val="000000" w:themeColor="text1"/>
          <w:sz w:val="28"/>
          <w:szCs w:val="28"/>
          <w:lang w:val="vi-VN" w:eastAsia="zh-CN"/>
        </w:rPr>
        <w:t>a. Thông tin chung:</w:t>
      </w:r>
    </w:p>
    <w:p w14:paraId="3F5EE759" w14:textId="77777777" w:rsidR="008F094B" w:rsidRPr="008F094B" w:rsidRDefault="008F094B" w:rsidP="008F094B">
      <w:pPr>
        <w:widowControl/>
        <w:autoSpaceDE/>
        <w:autoSpaceDN/>
        <w:rPr>
          <w:rFonts w:eastAsia="SimSun"/>
          <w:i/>
          <w:iCs/>
          <w:color w:val="000000" w:themeColor="text1"/>
          <w:sz w:val="28"/>
          <w:szCs w:val="28"/>
          <w:lang w:val="vi-VN" w:eastAsia="zh-CN"/>
        </w:rPr>
      </w:pPr>
    </w:p>
    <w:p w14:paraId="36DE0D16" w14:textId="77777777" w:rsidR="008F094B" w:rsidRPr="008F094B" w:rsidRDefault="008F094B" w:rsidP="008F094B">
      <w:pPr>
        <w:widowControl/>
        <w:autoSpaceDE/>
        <w:autoSpaceDN/>
        <w:ind w:left="720"/>
        <w:rPr>
          <w:rFonts w:eastAsia="SimSun"/>
          <w:color w:val="000000" w:themeColor="text1"/>
          <w:sz w:val="28"/>
          <w:szCs w:val="28"/>
          <w:lang w:val="vi-VN" w:eastAsia="zh-CN"/>
        </w:rPr>
      </w:pPr>
      <w:r w:rsidRPr="008F094B">
        <w:rPr>
          <w:rFonts w:eastAsia="SimSun"/>
          <w:color w:val="000000" w:themeColor="text1"/>
          <w:sz w:val="28"/>
          <w:szCs w:val="28"/>
          <w:lang w:val="vi-VN" w:eastAsia="zh-CN"/>
        </w:rPr>
        <w:t>Tên trang: G5 STATIONERY SHOP - Trang chủ.</w:t>
      </w:r>
    </w:p>
    <w:p w14:paraId="7FA8D0F7" w14:textId="77777777" w:rsidR="008F094B" w:rsidRPr="008F094B" w:rsidRDefault="008F094B" w:rsidP="008F094B">
      <w:pPr>
        <w:widowControl/>
        <w:autoSpaceDE/>
        <w:autoSpaceDN/>
        <w:ind w:left="720"/>
        <w:rPr>
          <w:rFonts w:eastAsia="SimSun"/>
          <w:color w:val="000000" w:themeColor="text1"/>
          <w:sz w:val="28"/>
          <w:szCs w:val="28"/>
          <w:lang w:val="vi-VN" w:eastAsia="zh-CN"/>
        </w:rPr>
      </w:pPr>
      <w:r w:rsidRPr="008F094B">
        <w:rPr>
          <w:rFonts w:eastAsia="SimSun"/>
          <w:color w:val="000000" w:themeColor="text1"/>
          <w:sz w:val="28"/>
          <w:szCs w:val="28"/>
          <w:lang w:val="vi-VN" w:eastAsia="zh-CN"/>
        </w:rPr>
        <w:t>Mục đích: Hiển thị tổng quan các chương trình khuyến mãi, danh mục sản phẩm và gợi ý các mặt hàng nổi bật để thu hút người dùng mua sắm.</w:t>
      </w:r>
    </w:p>
    <w:p w14:paraId="0A659AFB" w14:textId="77777777" w:rsidR="008F094B" w:rsidRPr="008F094B" w:rsidRDefault="008F094B" w:rsidP="008F094B">
      <w:pPr>
        <w:widowControl/>
        <w:autoSpaceDE/>
        <w:autoSpaceDN/>
        <w:ind w:left="720"/>
        <w:rPr>
          <w:rFonts w:eastAsia="SimSun"/>
          <w:color w:val="000000" w:themeColor="text1"/>
          <w:sz w:val="28"/>
          <w:szCs w:val="28"/>
          <w:lang w:val="vi-VN" w:eastAsia="zh-CN"/>
        </w:rPr>
      </w:pPr>
    </w:p>
    <w:p w14:paraId="76F73D69" w14:textId="77777777" w:rsidR="008F094B" w:rsidRPr="008F094B" w:rsidRDefault="008F094B" w:rsidP="008F094B">
      <w:pPr>
        <w:widowControl/>
        <w:autoSpaceDE/>
        <w:autoSpaceDN/>
        <w:rPr>
          <w:rFonts w:eastAsia="SimSun"/>
          <w:i/>
          <w:iCs/>
          <w:color w:val="000000" w:themeColor="text1"/>
          <w:sz w:val="28"/>
          <w:szCs w:val="28"/>
          <w:lang w:val="en-US" w:eastAsia="zh-CN"/>
        </w:rPr>
      </w:pPr>
    </w:p>
    <w:p w14:paraId="05FBE820" w14:textId="77777777" w:rsidR="008F094B" w:rsidRPr="008F094B" w:rsidRDefault="008F094B" w:rsidP="008F094B">
      <w:pPr>
        <w:widowControl/>
        <w:autoSpaceDE/>
        <w:autoSpaceDN/>
        <w:rPr>
          <w:rFonts w:eastAsia="SimSun"/>
          <w:i/>
          <w:iCs/>
          <w:color w:val="000000" w:themeColor="text1"/>
          <w:sz w:val="28"/>
          <w:szCs w:val="28"/>
          <w:lang w:val="en-US" w:eastAsia="zh-CN"/>
        </w:rPr>
      </w:pPr>
    </w:p>
    <w:p w14:paraId="2C04B438" w14:textId="77777777" w:rsidR="008F094B" w:rsidRPr="008F094B" w:rsidRDefault="008F094B" w:rsidP="008F094B">
      <w:pPr>
        <w:widowControl/>
        <w:autoSpaceDE/>
        <w:autoSpaceDN/>
        <w:rPr>
          <w:rFonts w:eastAsia="SimSun"/>
          <w:i/>
          <w:iCs/>
          <w:color w:val="000000" w:themeColor="text1"/>
          <w:sz w:val="28"/>
          <w:szCs w:val="28"/>
          <w:lang w:val="vi-VN" w:eastAsia="zh-CN"/>
        </w:rPr>
      </w:pPr>
      <w:r w:rsidRPr="008F094B">
        <w:rPr>
          <w:rFonts w:eastAsia="SimSun"/>
          <w:i/>
          <w:iCs/>
          <w:color w:val="000000" w:themeColor="text1"/>
          <w:sz w:val="28"/>
          <w:szCs w:val="28"/>
          <w:lang w:val="vi-VN" w:eastAsia="zh-CN"/>
        </w:rPr>
        <w:t>b. Tổng quan bố cục:</w:t>
      </w:r>
    </w:p>
    <w:p w14:paraId="4B82A2B5" w14:textId="77777777" w:rsidR="008F094B" w:rsidRPr="008F094B" w:rsidRDefault="008F094B" w:rsidP="008F094B">
      <w:pPr>
        <w:widowControl/>
        <w:autoSpaceDE/>
        <w:autoSpaceDN/>
        <w:rPr>
          <w:rFonts w:eastAsia="SimSun"/>
          <w:i/>
          <w:iCs/>
          <w:color w:val="000000" w:themeColor="text1"/>
          <w:sz w:val="28"/>
          <w:szCs w:val="28"/>
          <w:lang w:val="vi-VN" w:eastAsia="zh-CN"/>
        </w:rPr>
      </w:pPr>
    </w:p>
    <w:p w14:paraId="6DA8D5D7" w14:textId="77777777" w:rsidR="008F094B" w:rsidRPr="008F094B" w:rsidRDefault="008F094B" w:rsidP="008F094B">
      <w:pPr>
        <w:widowControl/>
        <w:autoSpaceDE/>
        <w:autoSpaceDN/>
        <w:ind w:left="720"/>
        <w:rPr>
          <w:rFonts w:eastAsia="SimSun"/>
          <w:color w:val="000000" w:themeColor="text1"/>
          <w:sz w:val="28"/>
          <w:szCs w:val="28"/>
          <w:lang w:val="en-US" w:eastAsia="zh-CN"/>
        </w:rPr>
      </w:pPr>
      <w:r w:rsidRPr="008F094B">
        <w:rPr>
          <w:rFonts w:eastAsia="SimSun"/>
          <w:color w:val="000000" w:themeColor="text1"/>
          <w:sz w:val="28"/>
          <w:szCs w:val="28"/>
          <w:lang w:val="vi-VN" w:eastAsia="zh-CN"/>
        </w:rPr>
        <w:t>Giao diện sử dụng nền trắng chủ đạo, tạo sự tương phản giúp các khối sản phẩm trở nên nổi bật.</w:t>
      </w:r>
    </w:p>
    <w:p w14:paraId="30447AF3" w14:textId="77777777" w:rsidR="008F094B" w:rsidRPr="008F094B" w:rsidRDefault="008F094B" w:rsidP="008F094B">
      <w:pPr>
        <w:widowControl/>
        <w:autoSpaceDE/>
        <w:autoSpaceDN/>
        <w:ind w:left="720"/>
        <w:rPr>
          <w:rFonts w:eastAsia="SimSun"/>
          <w:color w:val="000000" w:themeColor="text1"/>
          <w:sz w:val="28"/>
          <w:szCs w:val="28"/>
          <w:lang w:val="vi-VN" w:eastAsia="zh-CN"/>
        </w:rPr>
      </w:pPr>
      <w:r w:rsidRPr="008F094B">
        <w:rPr>
          <w:rFonts w:eastAsia="SimSun"/>
          <w:color w:val="000000" w:themeColor="text1"/>
          <w:sz w:val="28"/>
          <w:szCs w:val="28"/>
          <w:lang w:val="vi-VN" w:eastAsia="zh-CN"/>
        </w:rPr>
        <w:lastRenderedPageBreak/>
        <w:t>Bố cục chia theo chiều dọc gồm 4 phần chính: Header (Thanh điều hướng), Banner quảng cáo, Danh sách sản phẩm theo nhóm (Featured, Discount, For you) và Footer.</w:t>
      </w:r>
    </w:p>
    <w:p w14:paraId="4E2D7DD7" w14:textId="77777777" w:rsidR="008F094B" w:rsidRPr="008F094B" w:rsidRDefault="008F094B" w:rsidP="008F094B">
      <w:pPr>
        <w:widowControl/>
        <w:autoSpaceDE/>
        <w:autoSpaceDN/>
        <w:ind w:left="720"/>
        <w:rPr>
          <w:rFonts w:eastAsia="SimSun"/>
          <w:color w:val="000000" w:themeColor="text1"/>
          <w:sz w:val="28"/>
          <w:szCs w:val="28"/>
          <w:lang w:val="vi-VN" w:eastAsia="zh-CN"/>
        </w:rPr>
      </w:pPr>
    </w:p>
    <w:p w14:paraId="42417879" w14:textId="77777777" w:rsidR="008F094B" w:rsidRPr="008F094B" w:rsidRDefault="008F094B" w:rsidP="008F094B">
      <w:pPr>
        <w:widowControl/>
        <w:autoSpaceDE/>
        <w:autoSpaceDN/>
        <w:rPr>
          <w:rFonts w:eastAsia="SimSun"/>
          <w:i/>
          <w:iCs/>
          <w:color w:val="000000" w:themeColor="text1"/>
          <w:sz w:val="28"/>
          <w:szCs w:val="28"/>
          <w:lang w:val="vi-VN" w:eastAsia="zh-CN"/>
        </w:rPr>
      </w:pPr>
      <w:r w:rsidRPr="008F094B">
        <w:rPr>
          <w:rFonts w:eastAsia="SimSun"/>
          <w:i/>
          <w:iCs/>
          <w:color w:val="000000" w:themeColor="text1"/>
          <w:sz w:val="28"/>
          <w:szCs w:val="28"/>
          <w:lang w:val="vi-VN" w:eastAsia="zh-CN"/>
        </w:rPr>
        <w:t>c. Chi tiết các thành phần:</w:t>
      </w:r>
    </w:p>
    <w:p w14:paraId="64B78BDA" w14:textId="77777777" w:rsidR="008F094B" w:rsidRPr="008F094B" w:rsidRDefault="008F094B" w:rsidP="008F094B">
      <w:pPr>
        <w:widowControl/>
        <w:autoSpaceDE/>
        <w:autoSpaceDN/>
        <w:rPr>
          <w:rFonts w:eastAsia="SimSun"/>
          <w:i/>
          <w:iCs/>
          <w:color w:val="000000" w:themeColor="text1"/>
          <w:sz w:val="28"/>
          <w:szCs w:val="28"/>
          <w:lang w:val="vi-VN" w:eastAsia="zh-CN"/>
        </w:rPr>
      </w:pPr>
    </w:p>
    <w:p w14:paraId="707D187D" w14:textId="77777777" w:rsidR="008F094B" w:rsidRPr="008F094B" w:rsidRDefault="008F094B" w:rsidP="008F094B">
      <w:pPr>
        <w:widowControl/>
        <w:autoSpaceDE/>
        <w:autoSpaceDN/>
        <w:ind w:left="720"/>
        <w:rPr>
          <w:rFonts w:eastAsia="SimSun"/>
          <w:b/>
          <w:bCs/>
          <w:color w:val="000000" w:themeColor="text1"/>
          <w:sz w:val="28"/>
          <w:szCs w:val="28"/>
          <w:lang w:val="vi-VN" w:eastAsia="zh-CN"/>
        </w:rPr>
      </w:pPr>
      <w:r w:rsidRPr="008F094B">
        <w:rPr>
          <w:rFonts w:eastAsia="SimSun"/>
          <w:b/>
          <w:bCs/>
          <w:color w:val="000000" w:themeColor="text1"/>
          <w:sz w:val="28"/>
          <w:szCs w:val="28"/>
          <w:lang w:val="vi-VN" w:eastAsia="zh-CN"/>
        </w:rPr>
        <w:t>Thanh điều hướng (Header):</w:t>
      </w:r>
    </w:p>
    <w:p w14:paraId="0A215BA4" w14:textId="77777777" w:rsidR="008F094B" w:rsidRPr="008F094B" w:rsidRDefault="008F094B" w:rsidP="008F094B">
      <w:pPr>
        <w:widowControl/>
        <w:autoSpaceDE/>
        <w:autoSpaceDN/>
        <w:ind w:left="720"/>
        <w:rPr>
          <w:rFonts w:eastAsia="SimSun"/>
          <w:b/>
          <w:bCs/>
          <w:color w:val="000000" w:themeColor="text1"/>
          <w:sz w:val="28"/>
          <w:szCs w:val="28"/>
          <w:lang w:val="vi-VN" w:eastAsia="zh-CN"/>
        </w:rPr>
      </w:pPr>
    </w:p>
    <w:p w14:paraId="3CC5492B" w14:textId="77777777" w:rsidR="008F094B" w:rsidRPr="008F094B" w:rsidRDefault="008F094B" w:rsidP="008F094B">
      <w:pPr>
        <w:widowControl/>
        <w:autoSpaceDE/>
        <w:autoSpaceDN/>
        <w:ind w:left="1440"/>
        <w:rPr>
          <w:rFonts w:eastAsia="SimSun"/>
          <w:color w:val="000000" w:themeColor="text1"/>
          <w:sz w:val="28"/>
          <w:szCs w:val="28"/>
          <w:lang w:val="vi-VN" w:eastAsia="zh-CN"/>
        </w:rPr>
      </w:pPr>
      <w:r w:rsidRPr="008F094B">
        <w:rPr>
          <w:rFonts w:eastAsia="SimSun"/>
          <w:color w:val="000000" w:themeColor="text1"/>
          <w:sz w:val="28"/>
          <w:szCs w:val="28"/>
          <w:lang w:val="vi-VN" w:eastAsia="zh-CN"/>
        </w:rPr>
        <w:t>Logo: Nằm bên trái với icon hộp bút màu sắc và tên thương hiệu "STATIONERY SHOP".</w:t>
      </w:r>
    </w:p>
    <w:p w14:paraId="7794BF00" w14:textId="77777777" w:rsidR="008F094B" w:rsidRPr="008F094B" w:rsidRDefault="008F094B" w:rsidP="008F094B">
      <w:pPr>
        <w:widowControl/>
        <w:autoSpaceDE/>
        <w:autoSpaceDN/>
        <w:ind w:left="1440"/>
        <w:rPr>
          <w:rFonts w:eastAsia="SimSun"/>
          <w:color w:val="000000" w:themeColor="text1"/>
          <w:sz w:val="28"/>
          <w:szCs w:val="28"/>
          <w:lang w:val="vi-VN" w:eastAsia="zh-CN"/>
        </w:rPr>
      </w:pPr>
      <w:r w:rsidRPr="008F094B">
        <w:rPr>
          <w:rFonts w:eastAsia="SimSun"/>
          <w:color w:val="000000" w:themeColor="text1"/>
          <w:sz w:val="28"/>
          <w:szCs w:val="28"/>
          <w:lang w:val="vi-VN" w:eastAsia="zh-CN"/>
        </w:rPr>
        <w:t>Menu chức năng: Gồm các icon (Home, Giỏ hàng, User) và dropdown "Danh sách loại sản phẩm" giúp điều hướng nhanh.</w:t>
      </w:r>
    </w:p>
    <w:p w14:paraId="20704EAD" w14:textId="77777777" w:rsidR="008F094B" w:rsidRPr="008F094B" w:rsidRDefault="008F094B" w:rsidP="008F094B">
      <w:pPr>
        <w:widowControl/>
        <w:autoSpaceDE/>
        <w:autoSpaceDN/>
        <w:ind w:left="1440"/>
        <w:rPr>
          <w:rFonts w:eastAsia="SimSun"/>
          <w:color w:val="000000" w:themeColor="text1"/>
          <w:sz w:val="28"/>
          <w:szCs w:val="28"/>
          <w:lang w:val="vi-VN" w:eastAsia="zh-CN"/>
        </w:rPr>
      </w:pPr>
      <w:r w:rsidRPr="008F094B">
        <w:rPr>
          <w:rFonts w:eastAsia="SimSun"/>
          <w:color w:val="000000" w:themeColor="text1"/>
          <w:sz w:val="28"/>
          <w:szCs w:val="28"/>
          <w:lang w:val="vi-VN" w:eastAsia="zh-CN"/>
        </w:rPr>
        <w:t>Thanh tìm kiếm (Search Bar): Đặt ở góc phải, cho phép người dùng tìm kiếm sản phẩm theo tên hoặc từ khóa.</w:t>
      </w:r>
    </w:p>
    <w:p w14:paraId="0F86F713" w14:textId="77777777" w:rsidR="008F094B" w:rsidRPr="008F094B" w:rsidRDefault="008F094B" w:rsidP="008F094B">
      <w:pPr>
        <w:widowControl/>
        <w:autoSpaceDE/>
        <w:autoSpaceDN/>
        <w:ind w:left="1440"/>
        <w:rPr>
          <w:rFonts w:eastAsia="SimSun"/>
          <w:color w:val="000000" w:themeColor="text1"/>
          <w:sz w:val="28"/>
          <w:szCs w:val="28"/>
          <w:lang w:val="vi-VN" w:eastAsia="zh-CN"/>
        </w:rPr>
      </w:pPr>
    </w:p>
    <w:p w14:paraId="47C15E88" w14:textId="77777777" w:rsidR="008F094B" w:rsidRPr="008F094B" w:rsidRDefault="008F094B" w:rsidP="008F094B">
      <w:pPr>
        <w:widowControl/>
        <w:autoSpaceDE/>
        <w:autoSpaceDN/>
        <w:ind w:left="720"/>
        <w:rPr>
          <w:rFonts w:eastAsia="SimSun"/>
          <w:b/>
          <w:bCs/>
          <w:color w:val="000000" w:themeColor="text1"/>
          <w:sz w:val="28"/>
          <w:szCs w:val="28"/>
          <w:lang w:val="vi-VN" w:eastAsia="zh-CN"/>
        </w:rPr>
      </w:pPr>
      <w:r w:rsidRPr="008F094B">
        <w:rPr>
          <w:rFonts w:eastAsia="SimSun"/>
          <w:b/>
          <w:bCs/>
          <w:color w:val="000000" w:themeColor="text1"/>
          <w:sz w:val="28"/>
          <w:szCs w:val="28"/>
          <w:lang w:val="vi-VN" w:eastAsia="zh-CN"/>
        </w:rPr>
        <w:t>Banner quảng cáo:</w:t>
      </w:r>
    </w:p>
    <w:p w14:paraId="60545DF2" w14:textId="77777777" w:rsidR="008F094B" w:rsidRPr="008F094B" w:rsidRDefault="008F094B" w:rsidP="008F094B">
      <w:pPr>
        <w:widowControl/>
        <w:autoSpaceDE/>
        <w:autoSpaceDN/>
        <w:ind w:left="1440"/>
        <w:rPr>
          <w:rFonts w:eastAsia="SimSun"/>
          <w:color w:val="000000" w:themeColor="text1"/>
          <w:sz w:val="28"/>
          <w:szCs w:val="28"/>
          <w:lang w:val="vi-VN" w:eastAsia="zh-CN"/>
        </w:rPr>
      </w:pPr>
      <w:r w:rsidRPr="008F094B">
        <w:rPr>
          <w:rFonts w:eastAsia="SimSun"/>
          <w:color w:val="000000" w:themeColor="text1"/>
          <w:sz w:val="28"/>
          <w:szCs w:val="28"/>
          <w:lang w:val="vi-VN" w:eastAsia="zh-CN"/>
        </w:rPr>
        <w:t>Chiếm toàn bộ chiều ngang trang web với chủ đề "Back to School". Sử dụng tone màu đen - vàng nổi bật để thông báo các chương trình ưu đãi đầu năm học, và được căn giữa.</w:t>
      </w:r>
    </w:p>
    <w:p w14:paraId="1FA50540" w14:textId="77777777" w:rsidR="008F094B" w:rsidRPr="008F094B" w:rsidRDefault="008F094B" w:rsidP="008F094B">
      <w:pPr>
        <w:widowControl/>
        <w:autoSpaceDE/>
        <w:autoSpaceDN/>
        <w:ind w:left="1440"/>
        <w:rPr>
          <w:rFonts w:eastAsia="SimSun"/>
          <w:color w:val="000000" w:themeColor="text1"/>
          <w:sz w:val="28"/>
          <w:szCs w:val="28"/>
          <w:lang w:val="vi-VN" w:eastAsia="zh-CN"/>
        </w:rPr>
      </w:pPr>
    </w:p>
    <w:p w14:paraId="18C73727" w14:textId="77777777" w:rsidR="008F094B" w:rsidRPr="008F094B" w:rsidRDefault="008F094B" w:rsidP="008F094B">
      <w:pPr>
        <w:widowControl/>
        <w:autoSpaceDE/>
        <w:autoSpaceDN/>
        <w:ind w:left="720"/>
        <w:rPr>
          <w:rFonts w:eastAsia="SimSun"/>
          <w:b/>
          <w:bCs/>
          <w:color w:val="000000" w:themeColor="text1"/>
          <w:sz w:val="28"/>
          <w:szCs w:val="28"/>
          <w:lang w:val="vi-VN" w:eastAsia="zh-CN"/>
        </w:rPr>
      </w:pPr>
      <w:r w:rsidRPr="008F094B">
        <w:rPr>
          <w:rFonts w:eastAsia="SimSun"/>
          <w:b/>
          <w:bCs/>
          <w:color w:val="000000" w:themeColor="text1"/>
          <w:sz w:val="28"/>
          <w:szCs w:val="28"/>
          <w:lang w:val="vi-VN" w:eastAsia="zh-CN"/>
        </w:rPr>
        <w:t>Các khối danh sách sản phẩm (Product Sections):</w:t>
      </w:r>
    </w:p>
    <w:p w14:paraId="2D9B90E9" w14:textId="77777777" w:rsidR="008F094B" w:rsidRPr="008F094B" w:rsidRDefault="008F094B" w:rsidP="008F094B">
      <w:pPr>
        <w:widowControl/>
        <w:autoSpaceDE/>
        <w:autoSpaceDN/>
        <w:ind w:left="720"/>
        <w:rPr>
          <w:rFonts w:eastAsia="SimSun"/>
          <w:b/>
          <w:bCs/>
          <w:color w:val="000000" w:themeColor="text1"/>
          <w:sz w:val="28"/>
          <w:szCs w:val="28"/>
          <w:lang w:val="vi-VN" w:eastAsia="zh-CN"/>
        </w:rPr>
      </w:pPr>
    </w:p>
    <w:p w14:paraId="441307E5" w14:textId="77777777" w:rsidR="008F094B" w:rsidRPr="008F094B" w:rsidRDefault="008F094B" w:rsidP="008F094B">
      <w:pPr>
        <w:widowControl/>
        <w:autoSpaceDE/>
        <w:autoSpaceDN/>
        <w:ind w:left="1440"/>
        <w:rPr>
          <w:rFonts w:eastAsia="SimSun"/>
          <w:color w:val="000000" w:themeColor="text1"/>
          <w:sz w:val="28"/>
          <w:szCs w:val="28"/>
          <w:lang w:val="vi-VN" w:eastAsia="zh-CN"/>
        </w:rPr>
      </w:pPr>
      <w:r w:rsidRPr="008F094B">
        <w:rPr>
          <w:rFonts w:eastAsia="SimSun"/>
          <w:color w:val="000000" w:themeColor="text1"/>
          <w:sz w:val="28"/>
          <w:szCs w:val="28"/>
          <w:lang w:val="vi-VN" w:eastAsia="zh-CN"/>
        </w:rPr>
        <w:t xml:space="preserve">Mỗi Section gồm một tiêu đề lớn (ví dụ: </w:t>
      </w:r>
      <w:r w:rsidRPr="008F094B">
        <w:rPr>
          <w:rFonts w:eastAsia="SimSun"/>
          <w:i/>
          <w:iCs/>
          <w:color w:val="000000" w:themeColor="text1"/>
          <w:sz w:val="28"/>
          <w:szCs w:val="28"/>
          <w:lang w:val="vi-VN" w:eastAsia="zh-CN"/>
        </w:rPr>
        <w:t>Sản phẩm nổi bật của chúng tôi</w:t>
      </w:r>
      <w:r w:rsidRPr="008F094B">
        <w:rPr>
          <w:rFonts w:eastAsia="SimSun"/>
          <w:color w:val="000000" w:themeColor="text1"/>
          <w:sz w:val="28"/>
          <w:szCs w:val="28"/>
          <w:lang w:val="vi-VN" w:eastAsia="zh-CN"/>
        </w:rPr>
        <w:t>) và lưới sản phẩm (Grid) bên dưới.</w:t>
      </w:r>
    </w:p>
    <w:p w14:paraId="2922C072" w14:textId="77777777" w:rsidR="008F094B" w:rsidRPr="008F094B" w:rsidRDefault="008F094B" w:rsidP="008F094B">
      <w:pPr>
        <w:widowControl/>
        <w:autoSpaceDE/>
        <w:autoSpaceDN/>
        <w:ind w:left="1440"/>
        <w:rPr>
          <w:rFonts w:eastAsia="SimSun"/>
          <w:color w:val="000000" w:themeColor="text1"/>
          <w:sz w:val="28"/>
          <w:szCs w:val="28"/>
          <w:lang w:val="vi-VN" w:eastAsia="zh-CN"/>
        </w:rPr>
      </w:pPr>
    </w:p>
    <w:p w14:paraId="353DB09A" w14:textId="77777777" w:rsidR="008F094B" w:rsidRPr="008F094B" w:rsidRDefault="008F094B" w:rsidP="008F094B">
      <w:pPr>
        <w:widowControl/>
        <w:autoSpaceDE/>
        <w:autoSpaceDN/>
        <w:ind w:left="1440"/>
        <w:rPr>
          <w:rFonts w:eastAsia="SimSun"/>
          <w:color w:val="000000" w:themeColor="text1"/>
          <w:sz w:val="28"/>
          <w:szCs w:val="28"/>
          <w:lang w:val="en-AU" w:eastAsia="zh-CN"/>
        </w:rPr>
      </w:pPr>
      <w:r w:rsidRPr="008F094B">
        <w:rPr>
          <w:rFonts w:eastAsia="SimSun"/>
          <w:color w:val="000000" w:themeColor="text1"/>
          <w:sz w:val="28"/>
          <w:szCs w:val="28"/>
          <w:lang w:val="vi-VN" w:eastAsia="zh-CN"/>
        </w:rPr>
        <w:t>Mỗi sản phẩm có 1 tương tác khi hover: khi rê chuột vô, các thẻ sản phẩm bị phóng to lên 2% và có viền bo góc màu đỏ</w:t>
      </w:r>
    </w:p>
    <w:p w14:paraId="1AACDFF6" w14:textId="77777777" w:rsidR="008F094B" w:rsidRPr="008F094B" w:rsidRDefault="008F094B" w:rsidP="008F094B">
      <w:pPr>
        <w:widowControl/>
        <w:autoSpaceDE/>
        <w:autoSpaceDN/>
        <w:ind w:left="1440"/>
        <w:rPr>
          <w:rFonts w:eastAsia="SimSun"/>
          <w:color w:val="000000" w:themeColor="text1"/>
          <w:sz w:val="28"/>
          <w:szCs w:val="28"/>
          <w:lang w:val="vi-VN" w:eastAsia="zh-CN"/>
        </w:rPr>
      </w:pPr>
    </w:p>
    <w:p w14:paraId="751895F0" w14:textId="77777777" w:rsidR="008F094B" w:rsidRPr="008F094B" w:rsidRDefault="008F094B" w:rsidP="008F094B">
      <w:pPr>
        <w:widowControl/>
        <w:autoSpaceDE/>
        <w:autoSpaceDN/>
        <w:ind w:left="1440"/>
        <w:rPr>
          <w:rFonts w:eastAsia="SimSun"/>
          <w:color w:val="000000" w:themeColor="text1"/>
          <w:sz w:val="28"/>
          <w:szCs w:val="28"/>
          <w:lang w:val="vi-VN" w:eastAsia="zh-CN"/>
        </w:rPr>
      </w:pPr>
      <w:r w:rsidRPr="008F094B">
        <w:rPr>
          <w:rFonts w:eastAsia="SimSun"/>
          <w:color w:val="000000" w:themeColor="text1"/>
          <w:sz w:val="28"/>
          <w:szCs w:val="28"/>
          <w:lang w:val="vi-VN" w:eastAsia="zh-CN"/>
        </w:rPr>
        <w:t>Thẻ sản phẩm (Product Card):</w:t>
      </w:r>
    </w:p>
    <w:p w14:paraId="4B3D1385" w14:textId="77777777" w:rsidR="008F094B" w:rsidRPr="008F094B" w:rsidRDefault="008F094B" w:rsidP="008F094B">
      <w:pPr>
        <w:widowControl/>
        <w:autoSpaceDE/>
        <w:autoSpaceDN/>
        <w:ind w:left="2160"/>
        <w:rPr>
          <w:rFonts w:eastAsia="SimSun"/>
          <w:color w:val="000000" w:themeColor="text1"/>
          <w:sz w:val="28"/>
          <w:szCs w:val="28"/>
          <w:lang w:val="vi-VN" w:eastAsia="zh-CN"/>
        </w:rPr>
      </w:pPr>
      <w:r w:rsidRPr="008F094B">
        <w:rPr>
          <w:rFonts w:eastAsia="SimSun"/>
          <w:color w:val="000000" w:themeColor="text1"/>
          <w:sz w:val="28"/>
          <w:szCs w:val="28"/>
          <w:lang w:val="vi-VN" w:eastAsia="zh-CN"/>
        </w:rPr>
        <w:t>Nhãn "Top Item": Màu đỏ nổi bật ở góc trái ảnh để gây chú ý.</w:t>
      </w:r>
    </w:p>
    <w:p w14:paraId="0122AE8F" w14:textId="77777777" w:rsidR="008F094B" w:rsidRPr="008F094B" w:rsidRDefault="008F094B" w:rsidP="008F094B">
      <w:pPr>
        <w:widowControl/>
        <w:autoSpaceDE/>
        <w:autoSpaceDN/>
        <w:ind w:left="2160"/>
        <w:rPr>
          <w:rFonts w:eastAsia="SimSun"/>
          <w:color w:val="000000" w:themeColor="text1"/>
          <w:sz w:val="28"/>
          <w:szCs w:val="28"/>
          <w:lang w:val="vi-VN" w:eastAsia="zh-CN"/>
        </w:rPr>
      </w:pPr>
    </w:p>
    <w:p w14:paraId="2A8F643D" w14:textId="77777777" w:rsidR="008F094B" w:rsidRPr="008F094B" w:rsidRDefault="008F094B" w:rsidP="008F094B">
      <w:pPr>
        <w:widowControl/>
        <w:autoSpaceDE/>
        <w:autoSpaceDN/>
        <w:ind w:left="2160"/>
        <w:rPr>
          <w:rFonts w:eastAsia="SimSun"/>
          <w:color w:val="000000" w:themeColor="text1"/>
          <w:sz w:val="28"/>
          <w:szCs w:val="28"/>
          <w:lang w:val="vi-VN" w:eastAsia="zh-CN"/>
        </w:rPr>
      </w:pPr>
      <w:r w:rsidRPr="008F094B">
        <w:rPr>
          <w:rFonts w:eastAsia="SimSun"/>
          <w:color w:val="000000" w:themeColor="text1"/>
          <w:sz w:val="28"/>
          <w:szCs w:val="28"/>
          <w:lang w:val="vi-VN" w:eastAsia="zh-CN"/>
        </w:rPr>
        <w:t>Hình ảnh: Hiển thị rõ nét sản phẩm (Cặp sách, bộ màu, bút...).</w:t>
      </w:r>
    </w:p>
    <w:p w14:paraId="5A054C28" w14:textId="77777777" w:rsidR="008F094B" w:rsidRPr="008F094B" w:rsidRDefault="008F094B" w:rsidP="008F094B">
      <w:pPr>
        <w:widowControl/>
        <w:autoSpaceDE/>
        <w:autoSpaceDN/>
        <w:ind w:left="2160"/>
        <w:rPr>
          <w:rFonts w:eastAsia="SimSun"/>
          <w:color w:val="000000" w:themeColor="text1"/>
          <w:sz w:val="28"/>
          <w:szCs w:val="28"/>
          <w:lang w:val="vi-VN" w:eastAsia="zh-CN"/>
        </w:rPr>
      </w:pPr>
    </w:p>
    <w:p w14:paraId="18477143" w14:textId="77777777" w:rsidR="008F094B" w:rsidRPr="008F094B" w:rsidRDefault="008F094B" w:rsidP="008F094B">
      <w:pPr>
        <w:widowControl/>
        <w:autoSpaceDE/>
        <w:autoSpaceDN/>
        <w:ind w:left="2160"/>
        <w:rPr>
          <w:rFonts w:eastAsia="SimSun"/>
          <w:color w:val="000000" w:themeColor="text1"/>
          <w:sz w:val="28"/>
          <w:szCs w:val="28"/>
          <w:lang w:val="vi-VN" w:eastAsia="zh-CN"/>
        </w:rPr>
      </w:pPr>
      <w:r w:rsidRPr="008F094B">
        <w:rPr>
          <w:rFonts w:eastAsia="SimSun"/>
          <w:color w:val="000000" w:themeColor="text1"/>
          <w:sz w:val="28"/>
          <w:szCs w:val="28"/>
          <w:lang w:val="vi-VN" w:eastAsia="zh-CN"/>
        </w:rPr>
        <w:t>Thông tin văn bản: Tên sản phẩm đầy đủ, giá hiện tại (màu đỏ), giá cũ (gạch ngang) và số lượng "Đã bán" (màu xanh lá) để tạo hiệu ứng tin tưởng.</w:t>
      </w:r>
    </w:p>
    <w:p w14:paraId="07D0E784" w14:textId="77777777" w:rsidR="008F094B" w:rsidRPr="008F094B" w:rsidRDefault="008F094B" w:rsidP="008F094B">
      <w:pPr>
        <w:widowControl/>
        <w:autoSpaceDE/>
        <w:autoSpaceDN/>
        <w:ind w:left="2160"/>
        <w:rPr>
          <w:rFonts w:eastAsia="SimSun"/>
          <w:color w:val="000000" w:themeColor="text1"/>
          <w:sz w:val="28"/>
          <w:szCs w:val="28"/>
          <w:lang w:val="vi-VN" w:eastAsia="zh-CN"/>
        </w:rPr>
      </w:pPr>
    </w:p>
    <w:p w14:paraId="744E7410" w14:textId="77777777" w:rsidR="008F094B" w:rsidRPr="008F094B" w:rsidRDefault="008F094B" w:rsidP="008F094B">
      <w:pPr>
        <w:widowControl/>
        <w:autoSpaceDE/>
        <w:autoSpaceDN/>
        <w:ind w:left="2160"/>
        <w:rPr>
          <w:rFonts w:eastAsia="SimSun"/>
          <w:color w:val="000000" w:themeColor="text1"/>
          <w:sz w:val="28"/>
          <w:szCs w:val="28"/>
          <w:lang w:val="vi-VN" w:eastAsia="zh-CN"/>
        </w:rPr>
      </w:pPr>
      <w:r w:rsidRPr="008F094B">
        <w:rPr>
          <w:rFonts w:eastAsia="SimSun"/>
          <w:color w:val="000000" w:themeColor="text1"/>
          <w:sz w:val="28"/>
          <w:szCs w:val="28"/>
          <w:lang w:val="vi-VN" w:eastAsia="zh-CN"/>
        </w:rPr>
        <w:t>Nút hành động: Nút "Xem chi tiết" màu xanh dương với icon mắt, nằm ở dưới cùng của mỗi thẻ.</w:t>
      </w:r>
    </w:p>
    <w:p w14:paraId="00C7841A" w14:textId="77777777" w:rsidR="008F094B" w:rsidRPr="008F094B" w:rsidRDefault="008F094B" w:rsidP="008F094B">
      <w:pPr>
        <w:widowControl/>
        <w:autoSpaceDE/>
        <w:autoSpaceDN/>
        <w:ind w:left="2160"/>
        <w:rPr>
          <w:rFonts w:eastAsia="SimSun"/>
          <w:color w:val="000000" w:themeColor="text1"/>
          <w:sz w:val="28"/>
          <w:szCs w:val="28"/>
          <w:lang w:val="vi-VN" w:eastAsia="zh-CN"/>
        </w:rPr>
      </w:pPr>
    </w:p>
    <w:p w14:paraId="01237759" w14:textId="77777777" w:rsidR="008F094B" w:rsidRPr="008F094B" w:rsidRDefault="008F094B" w:rsidP="008F094B">
      <w:pPr>
        <w:widowControl/>
        <w:autoSpaceDE/>
        <w:autoSpaceDN/>
        <w:ind w:left="720"/>
        <w:rPr>
          <w:rFonts w:eastAsia="SimSun"/>
          <w:color w:val="000000" w:themeColor="text1"/>
          <w:sz w:val="28"/>
          <w:szCs w:val="28"/>
          <w:lang w:val="vi-VN" w:eastAsia="zh-CN"/>
        </w:rPr>
      </w:pPr>
      <w:r w:rsidRPr="008F094B">
        <w:rPr>
          <w:rFonts w:eastAsia="SimSun"/>
          <w:color w:val="000000" w:themeColor="text1"/>
          <w:sz w:val="28"/>
          <w:szCs w:val="28"/>
          <w:lang w:val="vi-VN" w:eastAsia="zh-CN"/>
        </w:rPr>
        <w:t>Phân loại sản phẩm theo nhu cầu:</w:t>
      </w:r>
    </w:p>
    <w:p w14:paraId="1023D564" w14:textId="77777777" w:rsidR="008F094B" w:rsidRPr="008F094B" w:rsidRDefault="008F094B" w:rsidP="008F094B">
      <w:pPr>
        <w:widowControl/>
        <w:autoSpaceDE/>
        <w:autoSpaceDN/>
        <w:ind w:left="1440"/>
        <w:rPr>
          <w:rFonts w:eastAsia="SimSun"/>
          <w:color w:val="000000" w:themeColor="text1"/>
          <w:sz w:val="28"/>
          <w:szCs w:val="28"/>
          <w:lang w:val="vi-VN" w:eastAsia="zh-CN"/>
        </w:rPr>
      </w:pPr>
      <w:r w:rsidRPr="008F094B">
        <w:rPr>
          <w:rFonts w:eastAsia="SimSun"/>
          <w:color w:val="000000" w:themeColor="text1"/>
          <w:sz w:val="28"/>
          <w:szCs w:val="28"/>
          <w:lang w:val="vi-VN" w:eastAsia="zh-CN"/>
        </w:rPr>
        <w:lastRenderedPageBreak/>
        <w:t>Sản phẩm đang giảm giá: Hiển thị thêm phần trăm giảm giá (ví dụ: 40% off) màu đỏ cạnh giá cũ.</w:t>
      </w:r>
    </w:p>
    <w:p w14:paraId="49BE26FC" w14:textId="77777777" w:rsidR="008F094B" w:rsidRPr="008F094B" w:rsidRDefault="008F094B" w:rsidP="008F094B">
      <w:pPr>
        <w:widowControl/>
        <w:autoSpaceDE/>
        <w:autoSpaceDN/>
        <w:ind w:left="1440"/>
        <w:rPr>
          <w:rFonts w:eastAsia="SimSun"/>
          <w:color w:val="000000" w:themeColor="text1"/>
          <w:sz w:val="28"/>
          <w:szCs w:val="28"/>
          <w:lang w:val="vi-VN" w:eastAsia="zh-CN"/>
        </w:rPr>
      </w:pPr>
    </w:p>
    <w:p w14:paraId="1EEA65BB" w14:textId="77777777" w:rsidR="008F094B" w:rsidRPr="008F094B" w:rsidRDefault="008F094B" w:rsidP="008F094B">
      <w:pPr>
        <w:widowControl/>
        <w:autoSpaceDE/>
        <w:autoSpaceDN/>
        <w:ind w:left="1440"/>
        <w:rPr>
          <w:rFonts w:eastAsia="SimSun"/>
          <w:color w:val="000000" w:themeColor="text1"/>
          <w:sz w:val="28"/>
          <w:szCs w:val="28"/>
          <w:lang w:val="vi-VN" w:eastAsia="zh-CN"/>
        </w:rPr>
      </w:pPr>
      <w:r w:rsidRPr="008F094B">
        <w:rPr>
          <w:rFonts w:eastAsia="SimSun"/>
          <w:color w:val="000000" w:themeColor="text1"/>
          <w:sz w:val="28"/>
          <w:szCs w:val="28"/>
          <w:lang w:val="vi-VN" w:eastAsia="zh-CN"/>
        </w:rPr>
        <w:t>Dành cho bạn: Gợi ý dựa trên sở thích người dùng (sách kỹ năng, cặp sách cao cấp).</w:t>
      </w:r>
    </w:p>
    <w:p w14:paraId="214D805E" w14:textId="77777777" w:rsidR="008F094B" w:rsidRPr="008F094B" w:rsidRDefault="008F094B" w:rsidP="008F094B">
      <w:pPr>
        <w:widowControl/>
        <w:autoSpaceDE/>
        <w:autoSpaceDN/>
        <w:ind w:left="1440"/>
        <w:rPr>
          <w:rFonts w:eastAsia="SimSun"/>
          <w:color w:val="000000" w:themeColor="text1"/>
          <w:sz w:val="28"/>
          <w:szCs w:val="28"/>
          <w:lang w:val="vi-VN" w:eastAsia="zh-CN"/>
        </w:rPr>
      </w:pPr>
    </w:p>
    <w:p w14:paraId="354249ED" w14:textId="77777777" w:rsidR="008F094B" w:rsidRPr="008F094B" w:rsidRDefault="008F094B" w:rsidP="008A14D8">
      <w:pPr>
        <w:pStyle w:val="Heading2"/>
        <w:rPr>
          <w:bCs/>
          <w:lang w:val="vi-VN" w:eastAsia="vi-VN"/>
        </w:rPr>
      </w:pPr>
      <w:bookmarkStart w:id="32" w:name="_Toc226442050"/>
      <w:bookmarkStart w:id="33" w:name="_Toc226490028"/>
      <w:r w:rsidRPr="008F094B">
        <w:rPr>
          <w:lang w:val="vi-VN" w:eastAsia="vi-VN"/>
        </w:rPr>
        <w:t>3.2 Giao diện chi tiết sản phẩm</w:t>
      </w:r>
      <w:bookmarkEnd w:id="32"/>
      <w:bookmarkEnd w:id="33"/>
      <w:r w:rsidRPr="008F094B">
        <w:rPr>
          <w:lang w:val="vi-VN" w:eastAsia="vi-VN"/>
        </w:rPr>
        <w:t xml:space="preserve"> </w:t>
      </w:r>
    </w:p>
    <w:p w14:paraId="4B1AD047" w14:textId="77777777" w:rsidR="008F094B" w:rsidRPr="008F094B" w:rsidRDefault="008F094B" w:rsidP="008F094B">
      <w:pPr>
        <w:widowControl/>
        <w:autoSpaceDE/>
        <w:autoSpaceDN/>
        <w:rPr>
          <w:sz w:val="28"/>
          <w:szCs w:val="28"/>
          <w:lang w:val="vi-VN" w:eastAsia="vi-VN"/>
        </w:rPr>
      </w:pPr>
    </w:p>
    <w:p w14:paraId="5EB5230F" w14:textId="77777777" w:rsidR="008F094B" w:rsidRPr="008F094B" w:rsidRDefault="008F094B" w:rsidP="008F094B">
      <w:pPr>
        <w:widowControl/>
        <w:autoSpaceDE/>
        <w:autoSpaceDN/>
        <w:rPr>
          <w:i/>
          <w:iCs/>
          <w:sz w:val="28"/>
          <w:szCs w:val="28"/>
          <w:lang w:val="vi-VN" w:eastAsia="vi-VN"/>
        </w:rPr>
      </w:pPr>
      <w:r w:rsidRPr="008F094B">
        <w:rPr>
          <w:i/>
          <w:iCs/>
          <w:sz w:val="28"/>
          <w:szCs w:val="28"/>
          <w:lang w:val="vi-VN" w:eastAsia="vi-VN"/>
        </w:rPr>
        <w:t>a. Thông tin chung:</w:t>
      </w:r>
    </w:p>
    <w:p w14:paraId="660EEC89" w14:textId="77777777" w:rsidR="008F094B" w:rsidRPr="008F094B" w:rsidRDefault="008F094B" w:rsidP="008F094B">
      <w:pPr>
        <w:widowControl/>
        <w:autoSpaceDE/>
        <w:autoSpaceDN/>
        <w:ind w:left="720"/>
        <w:rPr>
          <w:sz w:val="28"/>
          <w:szCs w:val="28"/>
          <w:lang w:val="vi-VN" w:eastAsia="vi-VN"/>
        </w:rPr>
      </w:pPr>
      <w:r w:rsidRPr="008F094B">
        <w:rPr>
          <w:b/>
          <w:bCs/>
          <w:sz w:val="28"/>
          <w:szCs w:val="28"/>
          <w:lang w:val="vi-VN" w:eastAsia="vi-VN"/>
        </w:rPr>
        <w:t>Tên trang:</w:t>
      </w:r>
      <w:r w:rsidRPr="008F094B">
        <w:rPr>
          <w:sz w:val="28"/>
          <w:szCs w:val="28"/>
          <w:lang w:val="vi-VN" w:eastAsia="vi-VN"/>
        </w:rPr>
        <w:t xml:space="preserve"> Stationery Product Detail (Chi tiết sản phẩm văn phòng phẩm).</w:t>
      </w:r>
    </w:p>
    <w:p w14:paraId="659527CC" w14:textId="77777777" w:rsidR="008F094B" w:rsidRPr="008F094B" w:rsidRDefault="008F094B" w:rsidP="008F094B">
      <w:pPr>
        <w:widowControl/>
        <w:autoSpaceDE/>
        <w:autoSpaceDN/>
        <w:ind w:left="720"/>
        <w:rPr>
          <w:sz w:val="28"/>
          <w:szCs w:val="28"/>
          <w:lang w:val="vi-VN" w:eastAsia="vi-VN"/>
        </w:rPr>
      </w:pPr>
      <w:r w:rsidRPr="008F094B">
        <w:rPr>
          <w:b/>
          <w:bCs/>
          <w:sz w:val="28"/>
          <w:szCs w:val="28"/>
          <w:lang w:val="vi-VN" w:eastAsia="vi-VN"/>
        </w:rPr>
        <w:t>Mục đích:</w:t>
      </w:r>
      <w:r w:rsidRPr="008F094B">
        <w:rPr>
          <w:sz w:val="28"/>
          <w:szCs w:val="28"/>
          <w:lang w:val="vi-VN" w:eastAsia="vi-VN"/>
        </w:rPr>
        <w:t xml:space="preserve"> Cung cấp thông tin đầy đủ về một sản phẩm cụ thể (hình ảnh, giá, mô tả) và hỗ trợ người dùng thực hiện hành vi mua sắm.</w:t>
      </w:r>
    </w:p>
    <w:p w14:paraId="2624A9C2" w14:textId="77777777" w:rsidR="008F094B" w:rsidRPr="008F094B" w:rsidRDefault="008F094B" w:rsidP="008F094B">
      <w:pPr>
        <w:widowControl/>
        <w:autoSpaceDE/>
        <w:autoSpaceDN/>
        <w:ind w:left="720"/>
        <w:rPr>
          <w:sz w:val="28"/>
          <w:szCs w:val="28"/>
          <w:lang w:val="vi-VN" w:eastAsia="vi-VN"/>
        </w:rPr>
      </w:pPr>
    </w:p>
    <w:p w14:paraId="6791397C" w14:textId="77777777" w:rsidR="008F094B" w:rsidRPr="008F094B" w:rsidRDefault="008F094B" w:rsidP="008F094B">
      <w:pPr>
        <w:widowControl/>
        <w:autoSpaceDE/>
        <w:autoSpaceDN/>
        <w:rPr>
          <w:i/>
          <w:iCs/>
          <w:sz w:val="28"/>
          <w:szCs w:val="28"/>
          <w:lang w:val="vi-VN" w:eastAsia="vi-VN"/>
        </w:rPr>
      </w:pPr>
      <w:r w:rsidRPr="008F094B">
        <w:rPr>
          <w:i/>
          <w:iCs/>
          <w:sz w:val="28"/>
          <w:szCs w:val="28"/>
          <w:lang w:val="vi-VN" w:eastAsia="vi-VN"/>
        </w:rPr>
        <w:t>b. Chi tiết các thành phần và Hiệu ứng (Interactions):</w:t>
      </w:r>
    </w:p>
    <w:p w14:paraId="49574B39" w14:textId="77777777" w:rsidR="008F094B" w:rsidRPr="008F094B" w:rsidRDefault="008F094B" w:rsidP="008F094B">
      <w:pPr>
        <w:widowControl/>
        <w:autoSpaceDE/>
        <w:autoSpaceDN/>
        <w:rPr>
          <w:sz w:val="28"/>
          <w:szCs w:val="28"/>
          <w:lang w:val="vi-VN" w:eastAsia="vi-VN"/>
        </w:rPr>
      </w:pPr>
    </w:p>
    <w:p w14:paraId="34EDA93E" w14:textId="77777777" w:rsidR="008F094B" w:rsidRPr="008F094B" w:rsidRDefault="008F094B" w:rsidP="008F094B">
      <w:pPr>
        <w:widowControl/>
        <w:autoSpaceDE/>
        <w:autoSpaceDN/>
        <w:ind w:left="720"/>
        <w:rPr>
          <w:b/>
          <w:bCs/>
          <w:sz w:val="28"/>
          <w:szCs w:val="28"/>
          <w:lang w:val="vi-VN" w:eastAsia="vi-VN"/>
        </w:rPr>
      </w:pPr>
      <w:r w:rsidRPr="008F094B">
        <w:rPr>
          <w:b/>
          <w:bCs/>
          <w:sz w:val="28"/>
          <w:szCs w:val="28"/>
          <w:lang w:val="vi-VN" w:eastAsia="vi-VN"/>
        </w:rPr>
        <w:t>Khu vực Hình ảnh sản phẩm (Trái):</w:t>
      </w:r>
    </w:p>
    <w:p w14:paraId="1C8279B4" w14:textId="77777777" w:rsidR="008F094B" w:rsidRPr="008F094B" w:rsidRDefault="008F094B" w:rsidP="008F094B">
      <w:pPr>
        <w:widowControl/>
        <w:autoSpaceDE/>
        <w:autoSpaceDN/>
        <w:ind w:left="720"/>
        <w:rPr>
          <w:sz w:val="28"/>
          <w:szCs w:val="28"/>
          <w:lang w:val="vi-VN" w:eastAsia="vi-VN"/>
        </w:rPr>
      </w:pPr>
    </w:p>
    <w:p w14:paraId="5483C17C" w14:textId="77777777" w:rsidR="008F094B" w:rsidRPr="008F094B" w:rsidRDefault="008F094B" w:rsidP="008F094B">
      <w:pPr>
        <w:widowControl/>
        <w:autoSpaceDE/>
        <w:autoSpaceDN/>
        <w:ind w:left="1440"/>
        <w:rPr>
          <w:sz w:val="28"/>
          <w:szCs w:val="28"/>
          <w:lang w:val="vi-VN" w:eastAsia="vi-VN"/>
        </w:rPr>
      </w:pPr>
      <w:r w:rsidRPr="008F094B">
        <w:rPr>
          <w:b/>
          <w:bCs/>
          <w:sz w:val="28"/>
          <w:szCs w:val="28"/>
          <w:lang w:val="vi-VN" w:eastAsia="vi-VN"/>
        </w:rPr>
        <w:t>Hiển thị:</w:t>
      </w:r>
      <w:r w:rsidRPr="008F094B">
        <w:rPr>
          <w:sz w:val="28"/>
          <w:szCs w:val="28"/>
          <w:lang w:val="vi-VN" w:eastAsia="vi-VN"/>
        </w:rPr>
        <w:t xml:space="preserve"> Ảnh sản phẩm chiếm diện tích lớn, khung bo góc trắng nổi bật trên nền xám.</w:t>
      </w:r>
    </w:p>
    <w:p w14:paraId="5DA29CBE" w14:textId="77777777" w:rsidR="008F094B" w:rsidRPr="008F094B" w:rsidRDefault="008F094B" w:rsidP="008F094B">
      <w:pPr>
        <w:widowControl/>
        <w:autoSpaceDE/>
        <w:autoSpaceDN/>
        <w:ind w:left="1440"/>
        <w:rPr>
          <w:sz w:val="28"/>
          <w:szCs w:val="28"/>
          <w:lang w:val="vi-VN" w:eastAsia="vi-VN"/>
        </w:rPr>
      </w:pPr>
    </w:p>
    <w:p w14:paraId="4264180A" w14:textId="77777777" w:rsidR="008F094B" w:rsidRPr="008F094B" w:rsidRDefault="008F094B" w:rsidP="008F094B">
      <w:pPr>
        <w:widowControl/>
        <w:autoSpaceDE/>
        <w:autoSpaceDN/>
        <w:ind w:left="1440"/>
        <w:rPr>
          <w:sz w:val="28"/>
          <w:szCs w:val="28"/>
          <w:lang w:val="vi-VN" w:eastAsia="vi-VN"/>
        </w:rPr>
      </w:pPr>
      <w:r w:rsidRPr="008F094B">
        <w:rPr>
          <w:b/>
          <w:bCs/>
          <w:sz w:val="28"/>
          <w:szCs w:val="28"/>
          <w:lang w:val="vi-VN" w:eastAsia="vi-VN"/>
        </w:rPr>
        <w:t>Hiệu ứng Hover:</w:t>
      </w:r>
      <w:r w:rsidRPr="008F094B">
        <w:rPr>
          <w:sz w:val="28"/>
          <w:szCs w:val="28"/>
          <w:lang w:val="vi-VN" w:eastAsia="vi-VN"/>
        </w:rPr>
        <w:t xml:space="preserve"> Khi người dùng di chuột vào ảnh, ảnh sẽ thực hiện hiệu ứng </w:t>
      </w:r>
      <w:r w:rsidRPr="008F094B">
        <w:rPr>
          <w:b/>
          <w:bCs/>
          <w:sz w:val="28"/>
          <w:szCs w:val="28"/>
          <w:lang w:val="vi-VN" w:eastAsia="vi-VN"/>
        </w:rPr>
        <w:t>Scale up</w:t>
      </w:r>
      <w:r w:rsidRPr="008F094B">
        <w:rPr>
          <w:sz w:val="28"/>
          <w:szCs w:val="28"/>
          <w:lang w:val="vi-VN" w:eastAsia="vi-VN"/>
        </w:rPr>
        <w:t xml:space="preserve"> (phóng to nhẹ) kết hợp với việc xuất hiện </w:t>
      </w:r>
      <w:r w:rsidRPr="008F094B">
        <w:rPr>
          <w:b/>
          <w:bCs/>
          <w:sz w:val="28"/>
          <w:szCs w:val="28"/>
          <w:lang w:val="vi-VN" w:eastAsia="vi-VN"/>
        </w:rPr>
        <w:t>viền (border)</w:t>
      </w:r>
      <w:r w:rsidRPr="008F094B">
        <w:rPr>
          <w:sz w:val="28"/>
          <w:szCs w:val="28"/>
          <w:lang w:val="vi-VN" w:eastAsia="vi-VN"/>
        </w:rPr>
        <w:t xml:space="preserve"> xung quanh khung ảnh để tạo điểm nhấn thị giác.</w:t>
      </w:r>
    </w:p>
    <w:p w14:paraId="14FB0A82" w14:textId="77777777" w:rsidR="008F094B" w:rsidRPr="008F094B" w:rsidRDefault="008F094B" w:rsidP="008F094B">
      <w:pPr>
        <w:widowControl/>
        <w:autoSpaceDE/>
        <w:autoSpaceDN/>
        <w:ind w:left="1440"/>
        <w:rPr>
          <w:sz w:val="28"/>
          <w:szCs w:val="28"/>
          <w:lang w:val="vi-VN" w:eastAsia="vi-VN"/>
        </w:rPr>
      </w:pPr>
    </w:p>
    <w:p w14:paraId="7DCECCA7" w14:textId="77777777" w:rsidR="008F094B" w:rsidRPr="008F094B" w:rsidRDefault="008F094B" w:rsidP="008F094B">
      <w:pPr>
        <w:widowControl/>
        <w:autoSpaceDE/>
        <w:autoSpaceDN/>
        <w:ind w:left="720"/>
        <w:rPr>
          <w:b/>
          <w:bCs/>
          <w:sz w:val="28"/>
          <w:szCs w:val="28"/>
          <w:lang w:val="en-US" w:eastAsia="vi-VN"/>
        </w:rPr>
      </w:pPr>
    </w:p>
    <w:p w14:paraId="018E220D" w14:textId="77777777" w:rsidR="008F094B" w:rsidRPr="008F094B" w:rsidRDefault="008F094B" w:rsidP="008F094B">
      <w:pPr>
        <w:widowControl/>
        <w:autoSpaceDE/>
        <w:autoSpaceDN/>
        <w:ind w:left="720"/>
        <w:rPr>
          <w:b/>
          <w:bCs/>
          <w:sz w:val="28"/>
          <w:szCs w:val="28"/>
          <w:lang w:val="en-US" w:eastAsia="vi-VN"/>
        </w:rPr>
      </w:pPr>
    </w:p>
    <w:p w14:paraId="44BCF81B" w14:textId="77777777" w:rsidR="008F094B" w:rsidRPr="008F094B" w:rsidRDefault="008F094B" w:rsidP="008F094B">
      <w:pPr>
        <w:widowControl/>
        <w:autoSpaceDE/>
        <w:autoSpaceDN/>
        <w:ind w:left="720"/>
        <w:rPr>
          <w:b/>
          <w:bCs/>
          <w:sz w:val="28"/>
          <w:szCs w:val="28"/>
          <w:lang w:val="vi-VN" w:eastAsia="vi-VN"/>
        </w:rPr>
      </w:pPr>
      <w:r w:rsidRPr="008F094B">
        <w:rPr>
          <w:b/>
          <w:bCs/>
          <w:sz w:val="28"/>
          <w:szCs w:val="28"/>
          <w:lang w:val="vi-VN" w:eastAsia="vi-VN"/>
        </w:rPr>
        <w:t>Khu vực Thông tin sản phẩm (Phải):</w:t>
      </w:r>
    </w:p>
    <w:p w14:paraId="2087042B" w14:textId="77777777" w:rsidR="008F094B" w:rsidRPr="008F094B" w:rsidRDefault="008F094B" w:rsidP="008F094B">
      <w:pPr>
        <w:widowControl/>
        <w:autoSpaceDE/>
        <w:autoSpaceDN/>
        <w:ind w:left="720"/>
        <w:rPr>
          <w:sz w:val="28"/>
          <w:szCs w:val="28"/>
          <w:lang w:val="vi-VN" w:eastAsia="vi-VN"/>
        </w:rPr>
      </w:pPr>
    </w:p>
    <w:p w14:paraId="76B7BB30" w14:textId="77777777" w:rsidR="008F094B" w:rsidRPr="008F094B" w:rsidRDefault="008F094B" w:rsidP="008F094B">
      <w:pPr>
        <w:widowControl/>
        <w:autoSpaceDE/>
        <w:autoSpaceDN/>
        <w:ind w:left="1440"/>
        <w:rPr>
          <w:sz w:val="28"/>
          <w:szCs w:val="28"/>
          <w:lang w:val="vi-VN" w:eastAsia="vi-VN"/>
        </w:rPr>
      </w:pPr>
      <w:r w:rsidRPr="008F094B">
        <w:rPr>
          <w:b/>
          <w:bCs/>
          <w:sz w:val="28"/>
          <w:szCs w:val="28"/>
          <w:lang w:val="vi-VN" w:eastAsia="vi-VN"/>
        </w:rPr>
        <w:t>Tiêu đề:</w:t>
      </w:r>
      <w:r w:rsidRPr="008F094B">
        <w:rPr>
          <w:sz w:val="28"/>
          <w:szCs w:val="28"/>
          <w:lang w:val="vi-VN" w:eastAsia="vi-VN"/>
        </w:rPr>
        <w:t xml:space="preserve"> Tên sản phẩm in đậm, font chữ lớn.</w:t>
      </w:r>
    </w:p>
    <w:p w14:paraId="01950AEA" w14:textId="77777777" w:rsidR="008F094B" w:rsidRPr="008F094B" w:rsidRDefault="008F094B" w:rsidP="008F094B">
      <w:pPr>
        <w:widowControl/>
        <w:autoSpaceDE/>
        <w:autoSpaceDN/>
        <w:ind w:left="1440"/>
        <w:rPr>
          <w:sz w:val="28"/>
          <w:szCs w:val="28"/>
          <w:lang w:val="vi-VN" w:eastAsia="vi-VN"/>
        </w:rPr>
      </w:pPr>
    </w:p>
    <w:p w14:paraId="4DD06AD4" w14:textId="77777777" w:rsidR="008F094B" w:rsidRPr="008F094B" w:rsidRDefault="008F094B" w:rsidP="008F094B">
      <w:pPr>
        <w:widowControl/>
        <w:autoSpaceDE/>
        <w:autoSpaceDN/>
        <w:ind w:left="1440"/>
        <w:rPr>
          <w:sz w:val="28"/>
          <w:szCs w:val="28"/>
          <w:lang w:val="vi-VN" w:eastAsia="vi-VN"/>
        </w:rPr>
      </w:pPr>
      <w:r w:rsidRPr="008F094B">
        <w:rPr>
          <w:b/>
          <w:bCs/>
          <w:sz w:val="28"/>
          <w:szCs w:val="28"/>
          <w:lang w:val="vi-VN" w:eastAsia="vi-VN"/>
        </w:rPr>
        <w:t>Đánh giá:</w:t>
      </w:r>
      <w:r w:rsidRPr="008F094B">
        <w:rPr>
          <w:sz w:val="28"/>
          <w:szCs w:val="28"/>
          <w:lang w:val="vi-VN" w:eastAsia="vi-VN"/>
        </w:rPr>
        <w:t xml:space="preserve"> Hiển thị số sao (rating) và số lượng đã bán/đánh giá để tăng độ uy tín.</w:t>
      </w:r>
    </w:p>
    <w:p w14:paraId="4F9F2D38" w14:textId="77777777" w:rsidR="008F094B" w:rsidRPr="008F094B" w:rsidRDefault="008F094B" w:rsidP="008F094B">
      <w:pPr>
        <w:widowControl/>
        <w:autoSpaceDE/>
        <w:autoSpaceDN/>
        <w:ind w:left="1440"/>
        <w:rPr>
          <w:sz w:val="28"/>
          <w:szCs w:val="28"/>
          <w:lang w:val="vi-VN" w:eastAsia="vi-VN"/>
        </w:rPr>
      </w:pPr>
    </w:p>
    <w:p w14:paraId="2896995C" w14:textId="77777777" w:rsidR="008F094B" w:rsidRPr="008F094B" w:rsidRDefault="008F094B" w:rsidP="008F094B">
      <w:pPr>
        <w:widowControl/>
        <w:autoSpaceDE/>
        <w:autoSpaceDN/>
        <w:ind w:left="1440"/>
        <w:rPr>
          <w:sz w:val="28"/>
          <w:szCs w:val="28"/>
          <w:lang w:val="vi-VN" w:eastAsia="vi-VN"/>
        </w:rPr>
      </w:pPr>
      <w:r w:rsidRPr="008F094B">
        <w:rPr>
          <w:b/>
          <w:bCs/>
          <w:sz w:val="28"/>
          <w:szCs w:val="28"/>
          <w:lang w:val="vi-VN" w:eastAsia="vi-VN"/>
        </w:rPr>
        <w:t>Giá cả:</w:t>
      </w:r>
      <w:r w:rsidRPr="008F094B">
        <w:rPr>
          <w:sz w:val="28"/>
          <w:szCs w:val="28"/>
          <w:lang w:val="vi-VN" w:eastAsia="vi-VN"/>
        </w:rPr>
        <w:t xml:space="preserve"> Hiển thị giá hiện tại (màu xanh lá), giá cũ (màu đỏ gạch ngang) và phần trăm giảm giá.</w:t>
      </w:r>
    </w:p>
    <w:p w14:paraId="348613FF" w14:textId="77777777" w:rsidR="008F094B" w:rsidRPr="008F094B" w:rsidRDefault="008F094B" w:rsidP="008F094B">
      <w:pPr>
        <w:widowControl/>
        <w:autoSpaceDE/>
        <w:autoSpaceDN/>
        <w:ind w:left="1440"/>
        <w:rPr>
          <w:sz w:val="28"/>
          <w:szCs w:val="28"/>
          <w:lang w:val="vi-VN" w:eastAsia="vi-VN"/>
        </w:rPr>
      </w:pPr>
    </w:p>
    <w:p w14:paraId="16B9F29C" w14:textId="77777777" w:rsidR="008F094B" w:rsidRPr="008F094B" w:rsidRDefault="008F094B" w:rsidP="008F094B">
      <w:pPr>
        <w:widowControl/>
        <w:autoSpaceDE/>
        <w:autoSpaceDN/>
        <w:ind w:left="1440"/>
        <w:rPr>
          <w:sz w:val="28"/>
          <w:szCs w:val="28"/>
          <w:lang w:val="vi-VN" w:eastAsia="vi-VN"/>
        </w:rPr>
      </w:pPr>
      <w:r w:rsidRPr="008F094B">
        <w:rPr>
          <w:b/>
          <w:bCs/>
          <w:sz w:val="28"/>
          <w:szCs w:val="28"/>
          <w:lang w:val="vi-VN" w:eastAsia="vi-VN"/>
        </w:rPr>
        <w:t>Bộ chọn số lượng:</w:t>
      </w:r>
      <w:r w:rsidRPr="008F094B">
        <w:rPr>
          <w:sz w:val="28"/>
          <w:szCs w:val="28"/>
          <w:lang w:val="vi-VN" w:eastAsia="vi-VN"/>
        </w:rPr>
        <w:t xml:space="preserve"> Cho phép tăng/giảm số lượng sản phẩm trước khi thêm vào giỏ.</w:t>
      </w:r>
    </w:p>
    <w:p w14:paraId="769CFD65" w14:textId="77777777" w:rsidR="008F094B" w:rsidRPr="008F094B" w:rsidRDefault="008F094B" w:rsidP="008F094B">
      <w:pPr>
        <w:widowControl/>
        <w:autoSpaceDE/>
        <w:autoSpaceDN/>
        <w:ind w:left="1440"/>
        <w:rPr>
          <w:sz w:val="28"/>
          <w:szCs w:val="28"/>
          <w:lang w:val="vi-VN" w:eastAsia="vi-VN"/>
        </w:rPr>
      </w:pPr>
    </w:p>
    <w:p w14:paraId="7FB20AC4" w14:textId="77777777" w:rsidR="008F094B" w:rsidRPr="008F094B" w:rsidRDefault="008F094B" w:rsidP="008F094B">
      <w:pPr>
        <w:widowControl/>
        <w:autoSpaceDE/>
        <w:autoSpaceDN/>
        <w:ind w:left="360"/>
        <w:rPr>
          <w:b/>
          <w:bCs/>
          <w:sz w:val="28"/>
          <w:szCs w:val="28"/>
          <w:lang w:val="vi-VN" w:eastAsia="vi-VN"/>
        </w:rPr>
      </w:pPr>
      <w:r w:rsidRPr="008F094B">
        <w:rPr>
          <w:b/>
          <w:bCs/>
          <w:sz w:val="28"/>
          <w:szCs w:val="28"/>
          <w:lang w:val="vi-VN" w:eastAsia="vi-VN"/>
        </w:rPr>
        <w:tab/>
        <w:t>Các nút hành động (Buttons):</w:t>
      </w:r>
    </w:p>
    <w:p w14:paraId="6C5403CD" w14:textId="77777777" w:rsidR="008F094B" w:rsidRPr="008F094B" w:rsidRDefault="008F094B" w:rsidP="008F094B">
      <w:pPr>
        <w:widowControl/>
        <w:autoSpaceDE/>
        <w:autoSpaceDN/>
        <w:ind w:left="360"/>
        <w:rPr>
          <w:sz w:val="28"/>
          <w:szCs w:val="28"/>
          <w:lang w:val="vi-VN" w:eastAsia="vi-VN"/>
        </w:rPr>
      </w:pPr>
    </w:p>
    <w:p w14:paraId="6E22C063" w14:textId="77777777" w:rsidR="008F094B" w:rsidRPr="008F094B" w:rsidRDefault="008F094B" w:rsidP="008F094B">
      <w:pPr>
        <w:widowControl/>
        <w:autoSpaceDE/>
        <w:autoSpaceDN/>
        <w:ind w:left="1440"/>
        <w:rPr>
          <w:b/>
          <w:bCs/>
          <w:sz w:val="28"/>
          <w:szCs w:val="28"/>
          <w:lang w:val="vi-VN" w:eastAsia="vi-VN"/>
        </w:rPr>
      </w:pPr>
      <w:r w:rsidRPr="008F094B">
        <w:rPr>
          <w:b/>
          <w:bCs/>
          <w:sz w:val="28"/>
          <w:szCs w:val="28"/>
          <w:lang w:val="vi-VN" w:eastAsia="vi-VN"/>
        </w:rPr>
        <w:t>Nút "Thêm vào giỏ hàng" &amp; "Mua ngay":</w:t>
      </w:r>
    </w:p>
    <w:p w14:paraId="0853FA91" w14:textId="77777777" w:rsidR="008F094B" w:rsidRPr="008F094B" w:rsidRDefault="008F094B" w:rsidP="008F094B">
      <w:pPr>
        <w:widowControl/>
        <w:autoSpaceDE/>
        <w:autoSpaceDN/>
        <w:ind w:left="2160"/>
        <w:rPr>
          <w:sz w:val="28"/>
          <w:szCs w:val="28"/>
          <w:lang w:val="vi-VN" w:eastAsia="vi-VN"/>
        </w:rPr>
      </w:pPr>
      <w:r w:rsidRPr="008F094B">
        <w:rPr>
          <w:b/>
          <w:bCs/>
          <w:sz w:val="28"/>
          <w:szCs w:val="28"/>
          <w:lang w:val="vi-VN" w:eastAsia="vi-VN"/>
        </w:rPr>
        <w:lastRenderedPageBreak/>
        <w:t>Trạng thái bình thường:</w:t>
      </w:r>
      <w:r w:rsidRPr="008F094B">
        <w:rPr>
          <w:sz w:val="28"/>
          <w:szCs w:val="28"/>
          <w:lang w:val="vi-VN" w:eastAsia="vi-VN"/>
        </w:rPr>
        <w:t xml:space="preserve"> Nền màu đỏ, chữ trắng, bo góc mềm mại.</w:t>
      </w:r>
    </w:p>
    <w:p w14:paraId="18C03AE9" w14:textId="77777777" w:rsidR="008F094B" w:rsidRPr="008F094B" w:rsidRDefault="008F094B" w:rsidP="008F094B">
      <w:pPr>
        <w:widowControl/>
        <w:autoSpaceDE/>
        <w:autoSpaceDN/>
        <w:ind w:left="2160"/>
        <w:rPr>
          <w:sz w:val="28"/>
          <w:szCs w:val="28"/>
          <w:lang w:val="vi-VN" w:eastAsia="vi-VN"/>
        </w:rPr>
      </w:pPr>
    </w:p>
    <w:p w14:paraId="21A0B2E5" w14:textId="77777777" w:rsidR="008F094B" w:rsidRPr="008F094B" w:rsidRDefault="008F094B" w:rsidP="008F094B">
      <w:pPr>
        <w:widowControl/>
        <w:autoSpaceDE/>
        <w:autoSpaceDN/>
        <w:ind w:left="2160"/>
        <w:rPr>
          <w:sz w:val="28"/>
          <w:szCs w:val="28"/>
          <w:lang w:val="vi-VN" w:eastAsia="vi-VN"/>
        </w:rPr>
      </w:pPr>
      <w:r w:rsidRPr="008F094B">
        <w:rPr>
          <w:b/>
          <w:bCs/>
          <w:sz w:val="28"/>
          <w:szCs w:val="28"/>
          <w:lang w:val="vi-VN" w:eastAsia="vi-VN"/>
        </w:rPr>
        <w:t>Trạng thái Hover:</w:t>
      </w:r>
      <w:r w:rsidRPr="008F094B">
        <w:rPr>
          <w:sz w:val="28"/>
          <w:szCs w:val="28"/>
          <w:lang w:val="vi-VN" w:eastAsia="vi-VN"/>
        </w:rPr>
        <w:t xml:space="preserve"> Khi di chuột vào, màu nền chuyển sang aliceblue và màu chữ chuyển sang darkred. Hiệu ứng này giúp người dùng nhận biết rõ ràng nút đang được tương tác.</w:t>
      </w:r>
    </w:p>
    <w:p w14:paraId="2CFBC226" w14:textId="77777777" w:rsidR="008F094B" w:rsidRPr="008F094B" w:rsidRDefault="008F094B" w:rsidP="008F094B">
      <w:pPr>
        <w:widowControl/>
        <w:autoSpaceDE/>
        <w:autoSpaceDN/>
        <w:ind w:left="2160"/>
        <w:rPr>
          <w:sz w:val="28"/>
          <w:szCs w:val="28"/>
          <w:lang w:val="vi-VN" w:eastAsia="vi-VN"/>
        </w:rPr>
      </w:pPr>
    </w:p>
    <w:p w14:paraId="5154062B" w14:textId="77777777" w:rsidR="008F094B" w:rsidRPr="008F094B" w:rsidRDefault="008F094B" w:rsidP="008F094B">
      <w:pPr>
        <w:widowControl/>
        <w:autoSpaceDE/>
        <w:autoSpaceDN/>
        <w:ind w:left="1440"/>
        <w:rPr>
          <w:sz w:val="28"/>
          <w:szCs w:val="28"/>
          <w:lang w:val="en-US" w:eastAsia="vi-VN"/>
        </w:rPr>
      </w:pPr>
      <w:r w:rsidRPr="008F094B">
        <w:rPr>
          <w:b/>
          <w:bCs/>
          <w:sz w:val="28"/>
          <w:szCs w:val="28"/>
          <w:lang w:val="vi-VN" w:eastAsia="vi-VN"/>
        </w:rPr>
        <w:t>Phản hồi hệ thống (Feedback):</w:t>
      </w:r>
      <w:r w:rsidRPr="008F094B">
        <w:rPr>
          <w:sz w:val="28"/>
          <w:szCs w:val="28"/>
          <w:lang w:val="vi-VN" w:eastAsia="vi-VN"/>
        </w:rPr>
        <w:t xml:space="preserve"> Khi người dùng nhấn nút </w:t>
      </w:r>
      <w:r w:rsidRPr="008F094B">
        <w:rPr>
          <w:b/>
          <w:bCs/>
          <w:sz w:val="28"/>
          <w:szCs w:val="28"/>
          <w:lang w:val="vi-VN" w:eastAsia="vi-VN"/>
        </w:rPr>
        <w:t>"Thêm vào giỏ hàng"</w:t>
      </w:r>
      <w:r w:rsidRPr="008F094B">
        <w:rPr>
          <w:sz w:val="28"/>
          <w:szCs w:val="28"/>
          <w:lang w:val="vi-VN" w:eastAsia="vi-VN"/>
        </w:rPr>
        <w:t xml:space="preserve">, hệ thống sẽ hiển thị một dòng thông báo chữ nhỏ </w:t>
      </w:r>
      <w:r w:rsidRPr="008F094B">
        <w:rPr>
          <w:b/>
          <w:bCs/>
          <w:sz w:val="28"/>
          <w:szCs w:val="28"/>
          <w:lang w:val="vi-VN" w:eastAsia="vi-VN"/>
        </w:rPr>
        <w:t>màu xanh lá cây</w:t>
      </w:r>
      <w:r w:rsidRPr="008F094B">
        <w:rPr>
          <w:sz w:val="28"/>
          <w:szCs w:val="28"/>
          <w:lang w:val="vi-VN" w:eastAsia="vi-VN"/>
        </w:rPr>
        <w:t xml:space="preserve"> ngay phía dưới các nút với nội dung: "Đã thêm thành công vào giỏ hàng!". Thông báo này tự động ẩn sau 0,9s.</w:t>
      </w:r>
    </w:p>
    <w:p w14:paraId="1F7D7BB6" w14:textId="77777777" w:rsidR="008F094B" w:rsidRPr="008F094B" w:rsidRDefault="008F094B" w:rsidP="008A14D8">
      <w:pPr>
        <w:pStyle w:val="Heading2"/>
        <w:rPr>
          <w:bCs/>
          <w:lang w:val="vi-VN"/>
        </w:rPr>
      </w:pPr>
      <w:bookmarkStart w:id="34" w:name="_Toc226442051"/>
      <w:bookmarkStart w:id="35" w:name="_Toc226490029"/>
      <w:r w:rsidRPr="008F094B">
        <w:rPr>
          <w:lang w:val="vi-VN"/>
        </w:rPr>
        <w:t>3.3. Đặc tả Giao diện Danh sách sản phẩm theo loại hàng (Product List Page)</w:t>
      </w:r>
      <w:bookmarkEnd w:id="34"/>
      <w:bookmarkEnd w:id="35"/>
    </w:p>
    <w:p w14:paraId="2BFFB1A9"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a. Thông tin chung:</w:t>
      </w:r>
    </w:p>
    <w:p w14:paraId="0B4F713F"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Tên trang:</w:t>
      </w:r>
      <w:r w:rsidRPr="008F094B">
        <w:rPr>
          <w:color w:val="000000" w:themeColor="text1"/>
          <w:sz w:val="28"/>
          <w:szCs w:val="28"/>
          <w:lang w:val="vi-VN"/>
        </w:rPr>
        <w:t xml:space="preserve"> Stationery Product List (Danh sách sản phẩm văn phòng phẩm).</w:t>
      </w:r>
    </w:p>
    <w:p w14:paraId="01B830FE"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Mục đích:</w:t>
      </w:r>
      <w:r w:rsidRPr="008F094B">
        <w:rPr>
          <w:color w:val="000000" w:themeColor="text1"/>
          <w:sz w:val="28"/>
          <w:szCs w:val="28"/>
          <w:lang w:val="vi-VN"/>
        </w:rPr>
        <w:t xml:space="preserve"> Hiển thị toàn bộ các sản phẩm thuộc một danh mục cụ thể (ví dụ: Bút viết, Sổ tay) giúp người dùng dễ dàng so sánh và lựa chọn sản phẩm phù hợp.</w:t>
      </w:r>
    </w:p>
    <w:p w14:paraId="123C2F1B"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b. Tổng quan bố cục:</w:t>
      </w:r>
    </w:p>
    <w:p w14:paraId="29E7E672" w14:textId="77777777" w:rsidR="008F094B" w:rsidRPr="008F094B" w:rsidRDefault="008F094B" w:rsidP="008F094B">
      <w:pPr>
        <w:widowControl/>
        <w:spacing w:after="240"/>
        <w:ind w:left="720"/>
        <w:rPr>
          <w:color w:val="000000" w:themeColor="text1"/>
          <w:sz w:val="28"/>
          <w:szCs w:val="28"/>
          <w:lang w:val="vi-VN"/>
        </w:rPr>
      </w:pPr>
      <w:r w:rsidRPr="008F094B">
        <w:rPr>
          <w:color w:val="000000" w:themeColor="text1"/>
          <w:sz w:val="28"/>
          <w:szCs w:val="28"/>
          <w:lang w:val="vi-VN"/>
        </w:rPr>
        <w:t>Giao diện kế thừa Header từ trang chủ để đảm bảo tính nhất quán.</w:t>
      </w:r>
    </w:p>
    <w:p w14:paraId="40806068" w14:textId="77777777" w:rsidR="008F094B" w:rsidRPr="008F094B" w:rsidRDefault="008F094B" w:rsidP="008F094B">
      <w:pPr>
        <w:widowControl/>
        <w:spacing w:after="240"/>
        <w:ind w:left="720"/>
        <w:rPr>
          <w:color w:val="000000" w:themeColor="text1"/>
          <w:sz w:val="28"/>
          <w:szCs w:val="28"/>
          <w:lang w:val="vi-VN"/>
        </w:rPr>
      </w:pPr>
      <w:r w:rsidRPr="008F094B">
        <w:rPr>
          <w:color w:val="000000" w:themeColor="text1"/>
          <w:sz w:val="28"/>
          <w:szCs w:val="28"/>
          <w:lang w:val="vi-VN"/>
        </w:rPr>
        <w:t xml:space="preserve">Nội dung chính hiển thị theo </w:t>
      </w:r>
      <w:r w:rsidRPr="008F094B">
        <w:rPr>
          <w:b/>
          <w:bCs/>
          <w:color w:val="000000" w:themeColor="text1"/>
          <w:sz w:val="28"/>
          <w:szCs w:val="28"/>
          <w:lang w:val="vi-VN"/>
        </w:rPr>
        <w:t>dạng lưới (Grid System)</w:t>
      </w:r>
      <w:r w:rsidRPr="008F094B">
        <w:rPr>
          <w:color w:val="000000" w:themeColor="text1"/>
          <w:sz w:val="28"/>
          <w:szCs w:val="28"/>
          <w:lang w:val="vi-VN"/>
        </w:rPr>
        <w:t xml:space="preserve"> với cấu trúc 4 cột trên mỗi hàng (Desktop).</w:t>
      </w:r>
    </w:p>
    <w:p w14:paraId="17FF4A14" w14:textId="77777777" w:rsidR="008F094B" w:rsidRPr="008F094B" w:rsidRDefault="008F094B" w:rsidP="008F094B">
      <w:pPr>
        <w:widowControl/>
        <w:spacing w:after="240"/>
        <w:ind w:left="720"/>
        <w:rPr>
          <w:color w:val="000000" w:themeColor="text1"/>
          <w:sz w:val="28"/>
          <w:szCs w:val="28"/>
          <w:lang w:val="vi-VN"/>
        </w:rPr>
      </w:pPr>
      <w:r w:rsidRPr="008F094B">
        <w:rPr>
          <w:color w:val="000000" w:themeColor="text1"/>
          <w:sz w:val="28"/>
          <w:szCs w:val="28"/>
          <w:lang w:val="vi-VN"/>
        </w:rPr>
        <w:t>Sử dụng hệ thống phân trang (Pagination) ở cuối danh sách để tối ưu tốc độ tải trang.</w:t>
      </w:r>
    </w:p>
    <w:p w14:paraId="37C9A201"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c. Chi tiết các thành phần:</w:t>
      </w:r>
    </w:p>
    <w:p w14:paraId="4D58D7CE"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Hệ thống lưới sản phẩm (Product Grid):</w:t>
      </w:r>
    </w:p>
    <w:p w14:paraId="645BD2B3"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Thẻ sản phẩm (Card):</w:t>
      </w:r>
      <w:r w:rsidRPr="008F094B">
        <w:rPr>
          <w:color w:val="000000" w:themeColor="text1"/>
          <w:sz w:val="28"/>
          <w:szCs w:val="28"/>
          <w:lang w:val="vi-VN"/>
        </w:rPr>
        <w:t xml:space="preserve"> Mỗi sản phẩm nằm trong một khung hình chữ nhật bo góc nhẹ, có đổ bóng mờ (box-shadow) tạo chiều sâu.</w:t>
      </w:r>
    </w:p>
    <w:p w14:paraId="31AF0734"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Hình ảnh:</w:t>
      </w:r>
      <w:r w:rsidRPr="008F094B">
        <w:rPr>
          <w:color w:val="000000" w:themeColor="text1"/>
          <w:sz w:val="28"/>
          <w:szCs w:val="28"/>
          <w:lang w:val="vi-VN"/>
        </w:rPr>
        <w:t xml:space="preserve"> Ảnh sản phẩm được căn giữa, kích thước đồng nhất, giúp giao diện trông ngay ngắn.</w:t>
      </w:r>
    </w:p>
    <w:p w14:paraId="22B41821"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Thông tin văn bản:</w:t>
      </w:r>
    </w:p>
    <w:p w14:paraId="3E94FB00" w14:textId="77777777" w:rsidR="008F094B" w:rsidRPr="008F094B" w:rsidRDefault="008F094B" w:rsidP="008F094B">
      <w:pPr>
        <w:widowControl/>
        <w:spacing w:after="240"/>
        <w:ind w:left="2160"/>
        <w:rPr>
          <w:color w:val="000000" w:themeColor="text1"/>
          <w:sz w:val="28"/>
          <w:szCs w:val="28"/>
          <w:lang w:val="vi-VN"/>
        </w:rPr>
      </w:pPr>
      <w:r w:rsidRPr="008F094B">
        <w:rPr>
          <w:b/>
          <w:bCs/>
          <w:color w:val="000000" w:themeColor="text1"/>
          <w:sz w:val="28"/>
          <w:szCs w:val="28"/>
          <w:lang w:val="vi-VN"/>
        </w:rPr>
        <w:t>Tên sản phẩm:</w:t>
      </w:r>
      <w:r w:rsidRPr="008F094B">
        <w:rPr>
          <w:color w:val="000000" w:themeColor="text1"/>
          <w:sz w:val="28"/>
          <w:szCs w:val="28"/>
          <w:lang w:val="vi-VN"/>
        </w:rPr>
        <w:t xml:space="preserve"> Font chữ màu xanh dương, giúp phân biệt rõ với các thông tin khác.</w:t>
      </w:r>
    </w:p>
    <w:p w14:paraId="746DFF65" w14:textId="77777777" w:rsidR="008F094B" w:rsidRPr="008F094B" w:rsidRDefault="008F094B" w:rsidP="008F094B">
      <w:pPr>
        <w:widowControl/>
        <w:spacing w:after="240"/>
        <w:ind w:left="2160"/>
        <w:rPr>
          <w:color w:val="000000" w:themeColor="text1"/>
          <w:sz w:val="28"/>
          <w:szCs w:val="28"/>
          <w:lang w:val="vi-VN"/>
        </w:rPr>
      </w:pPr>
      <w:r w:rsidRPr="008F094B">
        <w:rPr>
          <w:b/>
          <w:bCs/>
          <w:color w:val="000000" w:themeColor="text1"/>
          <w:sz w:val="28"/>
          <w:szCs w:val="28"/>
          <w:lang w:val="vi-VN"/>
        </w:rPr>
        <w:lastRenderedPageBreak/>
        <w:t>Giá tiền:</w:t>
      </w:r>
      <w:r w:rsidRPr="008F094B">
        <w:rPr>
          <w:color w:val="000000" w:themeColor="text1"/>
          <w:sz w:val="28"/>
          <w:szCs w:val="28"/>
          <w:lang w:val="vi-VN"/>
        </w:rPr>
        <w:t xml:space="preserve"> Màu đỏ nổi bật, font chữ đậm để thu hút sự chú ý.</w:t>
      </w:r>
    </w:p>
    <w:p w14:paraId="3AEBC213" w14:textId="77777777" w:rsidR="008F094B" w:rsidRPr="008F094B" w:rsidRDefault="008F094B" w:rsidP="008F094B">
      <w:pPr>
        <w:widowControl/>
        <w:spacing w:after="240"/>
        <w:ind w:left="2160"/>
        <w:rPr>
          <w:color w:val="000000" w:themeColor="text1"/>
          <w:sz w:val="28"/>
          <w:szCs w:val="28"/>
          <w:lang w:val="vi-VN"/>
        </w:rPr>
      </w:pPr>
      <w:r w:rsidRPr="008F094B">
        <w:rPr>
          <w:b/>
          <w:bCs/>
          <w:color w:val="000000" w:themeColor="text1"/>
          <w:sz w:val="28"/>
          <w:szCs w:val="28"/>
          <w:lang w:val="vi-VN"/>
        </w:rPr>
        <w:t>Số lượng đã bán:</w:t>
      </w:r>
      <w:r w:rsidRPr="008F094B">
        <w:rPr>
          <w:color w:val="000000" w:themeColor="text1"/>
          <w:sz w:val="28"/>
          <w:szCs w:val="28"/>
          <w:lang w:val="vi-VN"/>
        </w:rPr>
        <w:t xml:space="preserve"> Màu xanh lá cây, đặt đối diện với giá tiền, tạo hiệu ứng Social Proof (Bằng chứng xã hội).</w:t>
      </w:r>
    </w:p>
    <w:p w14:paraId="01811A77"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Nút hành động (Call to Action):</w:t>
      </w:r>
      <w:r w:rsidRPr="008F094B">
        <w:rPr>
          <w:color w:val="000000" w:themeColor="text1"/>
          <w:sz w:val="28"/>
          <w:szCs w:val="28"/>
          <w:lang w:val="vi-VN"/>
        </w:rPr>
        <w:t xml:space="preserve"> Nút </w:t>
      </w:r>
      <w:r w:rsidRPr="008F094B">
        <w:rPr>
          <w:b/>
          <w:bCs/>
          <w:color w:val="000000" w:themeColor="text1"/>
          <w:sz w:val="28"/>
          <w:szCs w:val="28"/>
          <w:lang w:val="vi-VN"/>
        </w:rPr>
        <w:t>"Xem chi tiết"</w:t>
      </w:r>
      <w:r w:rsidRPr="008F094B">
        <w:rPr>
          <w:color w:val="000000" w:themeColor="text1"/>
          <w:sz w:val="28"/>
          <w:szCs w:val="28"/>
          <w:lang w:val="vi-VN"/>
        </w:rPr>
        <w:t xml:space="preserve"> màu xanh dương rực rỡ kèm icon mắt trắng, nằm cân đối ở cuối mỗi thẻ.</w:t>
      </w:r>
    </w:p>
    <w:p w14:paraId="50E0E640"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Thanh phân trang (Pagination):</w:t>
      </w:r>
    </w:p>
    <w:p w14:paraId="5EEE06BB"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Vị trí:</w:t>
      </w:r>
      <w:r w:rsidRPr="008F094B">
        <w:rPr>
          <w:color w:val="000000" w:themeColor="text1"/>
          <w:sz w:val="28"/>
          <w:szCs w:val="28"/>
          <w:lang w:val="vi-VN"/>
        </w:rPr>
        <w:t xml:space="preserve"> Căn giữa ở cuối danh sách sản phẩm.</w:t>
      </w:r>
    </w:p>
    <w:p w14:paraId="6C85254C"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Thành phần:</w:t>
      </w:r>
    </w:p>
    <w:p w14:paraId="4AF4CDFE" w14:textId="77777777" w:rsidR="008F094B" w:rsidRPr="008F094B" w:rsidRDefault="008F094B" w:rsidP="008F094B">
      <w:pPr>
        <w:widowControl/>
        <w:spacing w:after="240"/>
        <w:ind w:left="2160"/>
        <w:rPr>
          <w:color w:val="000000" w:themeColor="text1"/>
          <w:sz w:val="28"/>
          <w:szCs w:val="28"/>
          <w:lang w:val="vi-VN"/>
        </w:rPr>
      </w:pPr>
      <w:r w:rsidRPr="008F094B">
        <w:rPr>
          <w:color w:val="000000" w:themeColor="text1"/>
          <w:sz w:val="28"/>
          <w:szCs w:val="28"/>
          <w:lang w:val="vi-VN"/>
        </w:rPr>
        <w:t>Nút điều hướng trước/sau (&lt; và &gt;) có nền màu đỏ.</w:t>
      </w:r>
    </w:p>
    <w:p w14:paraId="2C8F6D01" w14:textId="77777777" w:rsidR="008F094B" w:rsidRPr="008F094B" w:rsidRDefault="008F094B" w:rsidP="008F094B">
      <w:pPr>
        <w:widowControl/>
        <w:spacing w:after="240"/>
        <w:ind w:left="2160"/>
        <w:rPr>
          <w:color w:val="000000" w:themeColor="text1"/>
          <w:sz w:val="28"/>
          <w:szCs w:val="28"/>
          <w:lang w:val="vi-VN"/>
        </w:rPr>
      </w:pPr>
      <w:r w:rsidRPr="008F094B">
        <w:rPr>
          <w:color w:val="000000" w:themeColor="text1"/>
          <w:sz w:val="28"/>
          <w:szCs w:val="28"/>
          <w:lang w:val="vi-VN"/>
        </w:rPr>
        <w:t>Các số trang (1, 2, 3, 4, 5).</w:t>
      </w:r>
    </w:p>
    <w:p w14:paraId="15559024" w14:textId="77777777" w:rsidR="008F094B" w:rsidRPr="008F094B" w:rsidRDefault="008F094B" w:rsidP="008F094B">
      <w:pPr>
        <w:widowControl/>
        <w:spacing w:after="240"/>
        <w:ind w:left="2160"/>
        <w:rPr>
          <w:color w:val="000000" w:themeColor="text1"/>
          <w:sz w:val="28"/>
          <w:szCs w:val="28"/>
          <w:lang w:val="vi-VN"/>
        </w:rPr>
      </w:pPr>
      <w:r w:rsidRPr="008F094B">
        <w:rPr>
          <w:b/>
          <w:bCs/>
          <w:color w:val="000000" w:themeColor="text1"/>
          <w:sz w:val="28"/>
          <w:szCs w:val="28"/>
          <w:lang w:val="vi-VN"/>
        </w:rPr>
        <w:t>Trạng thái Active:</w:t>
      </w:r>
      <w:r w:rsidRPr="008F094B">
        <w:rPr>
          <w:color w:val="000000" w:themeColor="text1"/>
          <w:sz w:val="28"/>
          <w:szCs w:val="28"/>
          <w:lang w:val="vi-VN"/>
        </w:rPr>
        <w:t xml:space="preserve"> Trang hiện tại (số 1) được tô nền màu xanh lá cây để người dùng biết mình đang ở đâu.</w:t>
      </w:r>
    </w:p>
    <w:p w14:paraId="0E876137" w14:textId="77777777" w:rsidR="008F094B" w:rsidRPr="008F094B" w:rsidRDefault="008F094B" w:rsidP="008A14D8">
      <w:pPr>
        <w:pStyle w:val="Heading2"/>
        <w:rPr>
          <w:bCs/>
          <w:lang w:val="vi-VN"/>
        </w:rPr>
      </w:pPr>
      <w:bookmarkStart w:id="36" w:name="_Toc226442052"/>
      <w:bookmarkStart w:id="37" w:name="_Toc226490030"/>
      <w:r w:rsidRPr="008F094B">
        <w:rPr>
          <w:lang w:val="vi-VN"/>
        </w:rPr>
        <w:t>3.4. Đặc tả Giao diện Giỏ hàng (Shopping Cart Page)</w:t>
      </w:r>
      <w:bookmarkEnd w:id="36"/>
      <w:bookmarkEnd w:id="37"/>
    </w:p>
    <w:p w14:paraId="7AA92DEE"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a. Thông tin chung:</w:t>
      </w:r>
    </w:p>
    <w:p w14:paraId="4753F115"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Tên trang:</w:t>
      </w:r>
      <w:r w:rsidRPr="008F094B">
        <w:rPr>
          <w:color w:val="000000" w:themeColor="text1"/>
          <w:sz w:val="28"/>
          <w:szCs w:val="28"/>
          <w:lang w:val="vi-VN"/>
        </w:rPr>
        <w:t xml:space="preserve"> Giỏ hàng của bạn.</w:t>
      </w:r>
    </w:p>
    <w:p w14:paraId="7A548293"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Mục đích:</w:t>
      </w:r>
      <w:r w:rsidRPr="008F094B">
        <w:rPr>
          <w:color w:val="000000" w:themeColor="text1"/>
          <w:sz w:val="28"/>
          <w:szCs w:val="28"/>
          <w:lang w:val="vi-VN"/>
        </w:rPr>
        <w:t xml:space="preserve"> Cho phép người dùng kiểm tra danh sách sản phẩm đã chọn, điều chỉnh số lượng hoặc xóa sản phẩm trước khi tiến hành thanh toán.</w:t>
      </w:r>
    </w:p>
    <w:p w14:paraId="17223A57"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b. Chi tiết các thành phần khi có sản phẩm:</w:t>
      </w:r>
    </w:p>
    <w:p w14:paraId="1724D5AD"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Danh sách sản phẩm:</w:t>
      </w:r>
      <w:r w:rsidRPr="008F094B">
        <w:rPr>
          <w:color w:val="000000" w:themeColor="text1"/>
          <w:sz w:val="28"/>
          <w:szCs w:val="28"/>
          <w:lang w:val="vi-VN"/>
        </w:rPr>
        <w:t xml:space="preserve"> Hiển thị theo hàng ngang (Row), mỗi hàng bao gồm:</w:t>
      </w:r>
    </w:p>
    <w:p w14:paraId="7B261EEB"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Hình ảnh:</w:t>
      </w:r>
      <w:r w:rsidRPr="008F094B">
        <w:rPr>
          <w:color w:val="000000" w:themeColor="text1"/>
          <w:sz w:val="28"/>
          <w:szCs w:val="28"/>
          <w:lang w:val="vi-VN"/>
        </w:rPr>
        <w:t xml:space="preserve"> Ảnh đại diện sản phẩm bên trái.</w:t>
      </w:r>
    </w:p>
    <w:p w14:paraId="007D0BBF"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Thông tin:</w:t>
      </w:r>
      <w:r w:rsidRPr="008F094B">
        <w:rPr>
          <w:color w:val="000000" w:themeColor="text1"/>
          <w:sz w:val="28"/>
          <w:szCs w:val="28"/>
          <w:lang w:val="vi-VN"/>
        </w:rPr>
        <w:t xml:space="preserve"> Tên sản phẩm, đơn giá.</w:t>
      </w:r>
    </w:p>
    <w:p w14:paraId="583840ED"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Bộ điều khiển số lượng:</w:t>
      </w:r>
      <w:r w:rsidRPr="008F094B">
        <w:rPr>
          <w:color w:val="000000" w:themeColor="text1"/>
          <w:sz w:val="28"/>
          <w:szCs w:val="28"/>
          <w:lang w:val="vi-VN"/>
        </w:rPr>
        <w:t xml:space="preserve"> Hai nút xanh (+/-) cho phép thay đổi số lượng trực tiếp. Số lượng được cập nhật thời gian thực vào Local Storage.</w:t>
      </w:r>
    </w:p>
    <w:p w14:paraId="011FBA31"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Nút hành động:</w:t>
      </w:r>
      <w:r w:rsidRPr="008F094B">
        <w:rPr>
          <w:color w:val="000000" w:themeColor="text1"/>
          <w:sz w:val="28"/>
          <w:szCs w:val="28"/>
          <w:lang w:val="vi-VN"/>
        </w:rPr>
        <w:t xml:space="preserve"> Nút "Hủy sản phẩm" màu đỏ kèm icon thùng rác để loại bỏ sản phẩm khỏi giỏ.</w:t>
      </w:r>
    </w:p>
    <w:p w14:paraId="63934C19"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Nút Thanh toán:</w:t>
      </w:r>
      <w:r w:rsidRPr="008F094B">
        <w:rPr>
          <w:color w:val="000000" w:themeColor="text1"/>
          <w:sz w:val="28"/>
          <w:szCs w:val="28"/>
          <w:lang w:val="vi-VN"/>
        </w:rPr>
        <w:t xml:space="preserve"> Nút màu xanh lá cây đậm nằm dưới cùng, chiếm 50% chiều ngang trang để điều hướng sang trang thanh toán.</w:t>
      </w:r>
    </w:p>
    <w:p w14:paraId="24DB42A3"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lastRenderedPageBreak/>
        <w:t>c. Đặc tả trạng thái Giỏ hàng trống (Empty State):</w:t>
      </w:r>
    </w:p>
    <w:p w14:paraId="0A981BBE"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Điều kiện kích hoạt:</w:t>
      </w:r>
      <w:r w:rsidRPr="008F094B">
        <w:rPr>
          <w:color w:val="000000" w:themeColor="text1"/>
          <w:sz w:val="28"/>
          <w:szCs w:val="28"/>
          <w:lang w:val="vi-VN"/>
        </w:rPr>
        <w:t xml:space="preserve"> Khi người dùng nhấn "Hủy sản phẩm" cho đến khi danh sách trống, hoặc khi mới truy cập mà chưa chọn sản phẩm nào.</w:t>
      </w:r>
    </w:p>
    <w:p w14:paraId="086D082A"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Giao diện hiển thị:</w:t>
      </w:r>
      <w:r w:rsidRPr="008F094B">
        <w:rPr>
          <w:color w:val="000000" w:themeColor="text1"/>
          <w:sz w:val="28"/>
          <w:szCs w:val="28"/>
          <w:lang w:val="vi-VN"/>
        </w:rPr>
        <w:t xml:space="preserve"> * Toàn bộ danh sách sản phẩm và nút "Thanh toán" sẽ ẩn đi.</w:t>
      </w:r>
    </w:p>
    <w:p w14:paraId="59DEF951" w14:textId="77777777" w:rsidR="008F094B" w:rsidRPr="008F094B" w:rsidRDefault="008F094B" w:rsidP="008F094B">
      <w:pPr>
        <w:widowControl/>
        <w:spacing w:after="240"/>
        <w:ind w:left="1440"/>
        <w:rPr>
          <w:color w:val="000000" w:themeColor="text1"/>
          <w:sz w:val="28"/>
          <w:szCs w:val="28"/>
          <w:lang w:val="vi-VN"/>
        </w:rPr>
      </w:pPr>
      <w:r w:rsidRPr="008F094B">
        <w:rPr>
          <w:color w:val="000000" w:themeColor="text1"/>
          <w:sz w:val="28"/>
          <w:szCs w:val="28"/>
          <w:lang w:val="vi-VN"/>
        </w:rPr>
        <w:t xml:space="preserve">Thay vào đó, hệ thống hiển thị một </w:t>
      </w:r>
      <w:r w:rsidRPr="008F094B">
        <w:rPr>
          <w:b/>
          <w:bCs/>
          <w:color w:val="000000" w:themeColor="text1"/>
          <w:sz w:val="28"/>
          <w:szCs w:val="28"/>
          <w:lang w:val="vi-VN"/>
        </w:rPr>
        <w:t>hình minh họa (Illustration)</w:t>
      </w:r>
      <w:r w:rsidRPr="008F094B">
        <w:rPr>
          <w:color w:val="000000" w:themeColor="text1"/>
          <w:sz w:val="28"/>
          <w:szCs w:val="28"/>
          <w:lang w:val="vi-VN"/>
        </w:rPr>
        <w:t xml:space="preserve"> giỏ hàng trống ở giữa màn hình.</w:t>
      </w:r>
    </w:p>
    <w:p w14:paraId="5A0F6BE5"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Thông báo:</w:t>
      </w:r>
      <w:r w:rsidRPr="008F094B">
        <w:rPr>
          <w:color w:val="000000" w:themeColor="text1"/>
          <w:sz w:val="28"/>
          <w:szCs w:val="28"/>
          <w:lang w:val="vi-VN"/>
        </w:rPr>
        <w:t xml:space="preserve"> Hiển thị dòng chữ in đậm: </w:t>
      </w:r>
      <w:r w:rsidRPr="008F094B">
        <w:rPr>
          <w:i/>
          <w:iCs/>
          <w:color w:val="000000" w:themeColor="text1"/>
          <w:sz w:val="28"/>
          <w:szCs w:val="28"/>
          <w:lang w:val="vi-VN"/>
        </w:rPr>
        <w:t>"Giỏ hàng của bạn đang trống!"</w:t>
      </w:r>
      <w:r w:rsidRPr="008F094B">
        <w:rPr>
          <w:color w:val="000000" w:themeColor="text1"/>
          <w:sz w:val="28"/>
          <w:szCs w:val="28"/>
          <w:lang w:val="vi-VN"/>
        </w:rPr>
        <w:t>.</w:t>
      </w:r>
    </w:p>
    <w:p w14:paraId="1CAB175F"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Nút điều hướng:</w:t>
      </w:r>
      <w:r w:rsidRPr="008F094B">
        <w:rPr>
          <w:color w:val="000000" w:themeColor="text1"/>
          <w:sz w:val="28"/>
          <w:szCs w:val="28"/>
          <w:lang w:val="vi-VN"/>
        </w:rPr>
        <w:t xml:space="preserve"> Xuất hiện nút </w:t>
      </w:r>
      <w:r w:rsidRPr="008F094B">
        <w:rPr>
          <w:b/>
          <w:bCs/>
          <w:color w:val="000000" w:themeColor="text1"/>
          <w:sz w:val="28"/>
          <w:szCs w:val="28"/>
          <w:lang w:val="vi-VN"/>
        </w:rPr>
        <w:t>"Tiếp tục mua sắm"</w:t>
      </w:r>
      <w:r w:rsidRPr="008F094B">
        <w:rPr>
          <w:color w:val="000000" w:themeColor="text1"/>
          <w:sz w:val="28"/>
          <w:szCs w:val="28"/>
          <w:lang w:val="vi-VN"/>
        </w:rPr>
        <w:t xml:space="preserve"> màu xanh dương để đưa người dùng quay lại trang Danh sách sản phẩm (Index/Product List).</w:t>
      </w:r>
    </w:p>
    <w:p w14:paraId="6AAC4F8E" w14:textId="77777777" w:rsidR="008F094B" w:rsidRPr="008F094B" w:rsidRDefault="008F094B" w:rsidP="008A14D8">
      <w:pPr>
        <w:pStyle w:val="Heading2"/>
        <w:rPr>
          <w:bCs/>
          <w:lang w:val="vi-VN"/>
        </w:rPr>
      </w:pPr>
      <w:bookmarkStart w:id="38" w:name="_Toc226442053"/>
      <w:bookmarkStart w:id="39" w:name="_Toc226490031"/>
      <w:r w:rsidRPr="008F094B">
        <w:rPr>
          <w:lang w:val="vi-VN"/>
        </w:rPr>
        <w:t>3.5. Đặc tả Giao diện Thanh toán (Checkout Page)</w:t>
      </w:r>
      <w:bookmarkEnd w:id="38"/>
      <w:bookmarkEnd w:id="39"/>
    </w:p>
    <w:p w14:paraId="6F74F5B1"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a. Thông tin chung:</w:t>
      </w:r>
    </w:p>
    <w:p w14:paraId="750271D9"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Tên trang:</w:t>
      </w:r>
      <w:r w:rsidRPr="008F094B">
        <w:rPr>
          <w:color w:val="000000" w:themeColor="text1"/>
          <w:sz w:val="28"/>
          <w:szCs w:val="28"/>
          <w:lang w:val="vi-VN"/>
        </w:rPr>
        <w:t xml:space="preserve"> Thanh toán đơn hàng.</w:t>
      </w:r>
    </w:p>
    <w:p w14:paraId="79D6770F"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Mục đích:</w:t>
      </w:r>
      <w:r w:rsidRPr="008F094B">
        <w:rPr>
          <w:color w:val="000000" w:themeColor="text1"/>
          <w:sz w:val="28"/>
          <w:szCs w:val="28"/>
          <w:lang w:val="vi-VN"/>
        </w:rPr>
        <w:t xml:space="preserve"> Thu thập thông tin giao hàng của người dùng và xác nhận đơn hàng cuối cùng.</w:t>
      </w:r>
    </w:p>
    <w:p w14:paraId="33A26393"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b. Chi tiết các thành phần:</w:t>
      </w:r>
    </w:p>
    <w:p w14:paraId="77D2D23E"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Form thông tin khách hàng:</w:t>
      </w:r>
      <w:r w:rsidRPr="008F094B">
        <w:rPr>
          <w:color w:val="000000" w:themeColor="text1"/>
          <w:sz w:val="28"/>
          <w:szCs w:val="28"/>
          <w:lang w:val="vi-VN"/>
        </w:rPr>
        <w:t xml:space="preserve"> Bao gồm các trường nhập liệu: Tên, Số điện thoại, Địa chỉ, Email.</w:t>
      </w:r>
    </w:p>
    <w:p w14:paraId="6DD89E8A"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Tóm tắt đơn hàng:</w:t>
      </w:r>
      <w:r w:rsidRPr="008F094B">
        <w:rPr>
          <w:color w:val="000000" w:themeColor="text1"/>
          <w:sz w:val="28"/>
          <w:szCs w:val="28"/>
          <w:lang w:val="vi-VN"/>
        </w:rPr>
        <w:t xml:space="preserve"> Hiển thị danh sách sản phẩm đang mua, số lượng, đơn giá và </w:t>
      </w:r>
      <w:r w:rsidRPr="008F094B">
        <w:rPr>
          <w:b/>
          <w:bCs/>
          <w:color w:val="000000" w:themeColor="text1"/>
          <w:sz w:val="28"/>
          <w:szCs w:val="28"/>
          <w:lang w:val="vi-VN"/>
        </w:rPr>
        <w:t>Tổng tiền</w:t>
      </w:r>
      <w:r w:rsidRPr="008F094B">
        <w:rPr>
          <w:color w:val="000000" w:themeColor="text1"/>
          <w:sz w:val="28"/>
          <w:szCs w:val="28"/>
          <w:lang w:val="vi-VN"/>
        </w:rPr>
        <w:t xml:space="preserve"> (màu xanh lá cây, in đậm).</w:t>
      </w:r>
    </w:p>
    <w:p w14:paraId="2A470474"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Phương thức thanh toán:</w:t>
      </w:r>
      <w:r w:rsidRPr="008F094B">
        <w:rPr>
          <w:color w:val="000000" w:themeColor="text1"/>
          <w:sz w:val="28"/>
          <w:szCs w:val="28"/>
          <w:lang w:val="vi-VN"/>
        </w:rPr>
        <w:t xml:space="preserve"> Lựa chọn giữa "Thanh toán khi nhận hàng" hoặc "Chuyển khoản ngân hàng".</w:t>
      </w:r>
    </w:p>
    <w:p w14:paraId="01829469"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Nút hành động:</w:t>
      </w:r>
      <w:r w:rsidRPr="008F094B">
        <w:rPr>
          <w:color w:val="000000" w:themeColor="text1"/>
          <w:sz w:val="28"/>
          <w:szCs w:val="28"/>
          <w:lang w:val="vi-VN"/>
        </w:rPr>
        <w:t xml:space="preserve"> Nút "Đặt hàng" màu xanh lá cây nằm dưới cùng.</w:t>
      </w:r>
    </w:p>
    <w:p w14:paraId="09843173"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c. Đặc tả Logic kiểm tra dữ liệu (Validation) và Phản hồi:</w:t>
      </w:r>
    </w:p>
    <w:p w14:paraId="2F69D030"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Trường hợp 1: Thiếu thông tin (Validation Fail)</w:t>
      </w:r>
    </w:p>
    <w:p w14:paraId="09648464"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Điều kiện:</w:t>
      </w:r>
      <w:r w:rsidRPr="008F094B">
        <w:rPr>
          <w:color w:val="000000" w:themeColor="text1"/>
          <w:sz w:val="28"/>
          <w:szCs w:val="28"/>
          <w:lang w:val="vi-VN"/>
        </w:rPr>
        <w:t xml:space="preserve"> Khi người dùng nhấn nút "Đặt hàng" nhưng có ít nhất một trường thông tin (Tên, SĐT, Địa chỉ...) đang để trống.</w:t>
      </w:r>
    </w:p>
    <w:p w14:paraId="4A30696B"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Hành vi hệ thống:</w:t>
      </w:r>
    </w:p>
    <w:p w14:paraId="3E490B28" w14:textId="77777777" w:rsidR="008F094B" w:rsidRPr="008F094B" w:rsidRDefault="008F094B" w:rsidP="008F094B">
      <w:pPr>
        <w:widowControl/>
        <w:spacing w:after="240"/>
        <w:ind w:left="2160"/>
        <w:rPr>
          <w:color w:val="000000" w:themeColor="text1"/>
          <w:sz w:val="28"/>
          <w:szCs w:val="28"/>
          <w:lang w:val="vi-VN"/>
        </w:rPr>
      </w:pPr>
      <w:r w:rsidRPr="008F094B">
        <w:rPr>
          <w:color w:val="000000" w:themeColor="text1"/>
          <w:sz w:val="28"/>
          <w:szCs w:val="28"/>
          <w:lang w:val="vi-VN"/>
        </w:rPr>
        <w:lastRenderedPageBreak/>
        <w:t>Không chuyển trang.</w:t>
      </w:r>
    </w:p>
    <w:p w14:paraId="133DDCD8" w14:textId="77777777" w:rsidR="008F094B" w:rsidRPr="008F094B" w:rsidRDefault="008F094B" w:rsidP="008F094B">
      <w:pPr>
        <w:widowControl/>
        <w:spacing w:after="240"/>
        <w:ind w:left="2160"/>
        <w:rPr>
          <w:color w:val="000000" w:themeColor="text1"/>
          <w:sz w:val="28"/>
          <w:szCs w:val="28"/>
          <w:lang w:val="vi-VN"/>
        </w:rPr>
      </w:pPr>
      <w:r w:rsidRPr="008F094B">
        <w:rPr>
          <w:color w:val="000000" w:themeColor="text1"/>
          <w:sz w:val="28"/>
          <w:szCs w:val="28"/>
          <w:lang w:val="vi-VN"/>
        </w:rPr>
        <w:t xml:space="preserve">Xuất hiện một dòng thông báo (text) màu đỏ ngay phía dưới nút Đặt hàng với nội dung: </w:t>
      </w:r>
      <w:r w:rsidRPr="008F094B">
        <w:rPr>
          <w:i/>
          <w:iCs/>
          <w:color w:val="000000" w:themeColor="text1"/>
          <w:sz w:val="28"/>
          <w:szCs w:val="28"/>
          <w:lang w:val="vi-VN"/>
        </w:rPr>
        <w:t>"Vui lòng nhập đầy đủ thông tin!"</w:t>
      </w:r>
      <w:r w:rsidRPr="008F094B">
        <w:rPr>
          <w:color w:val="000000" w:themeColor="text1"/>
          <w:sz w:val="28"/>
          <w:szCs w:val="28"/>
          <w:lang w:val="vi-VN"/>
        </w:rPr>
        <w:t>.</w:t>
      </w:r>
    </w:p>
    <w:p w14:paraId="474DFFBE"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Trường hợp 2: Nhập liệu thành công (Validation Success)</w:t>
      </w:r>
    </w:p>
    <w:p w14:paraId="1658FB7C"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Điều kiện:</w:t>
      </w:r>
      <w:r w:rsidRPr="008F094B">
        <w:rPr>
          <w:color w:val="000000" w:themeColor="text1"/>
          <w:sz w:val="28"/>
          <w:szCs w:val="28"/>
          <w:lang w:val="vi-VN"/>
        </w:rPr>
        <w:t xml:space="preserve"> Người dùng đã điền đầy đủ và đúng định dạng tất cả các trường thông tin.</w:t>
      </w:r>
    </w:p>
    <w:p w14:paraId="6EB48741"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Hành vi hệ thống:</w:t>
      </w:r>
    </w:p>
    <w:p w14:paraId="1EB5C632" w14:textId="77777777" w:rsidR="008F094B" w:rsidRPr="008F094B" w:rsidRDefault="008F094B" w:rsidP="008F094B">
      <w:pPr>
        <w:widowControl/>
        <w:spacing w:after="240"/>
        <w:ind w:left="2160"/>
        <w:rPr>
          <w:color w:val="000000" w:themeColor="text1"/>
          <w:sz w:val="28"/>
          <w:szCs w:val="28"/>
          <w:lang w:val="vi-VN"/>
        </w:rPr>
      </w:pPr>
      <w:r w:rsidRPr="008F094B">
        <w:rPr>
          <w:color w:val="000000" w:themeColor="text1"/>
          <w:sz w:val="28"/>
          <w:szCs w:val="28"/>
          <w:lang w:val="vi-VN"/>
        </w:rPr>
        <w:t xml:space="preserve">Hiển thị dòng chữ </w:t>
      </w:r>
      <w:r w:rsidRPr="008F094B">
        <w:rPr>
          <w:b/>
          <w:bCs/>
          <w:color w:val="000000" w:themeColor="text1"/>
          <w:sz w:val="28"/>
          <w:szCs w:val="28"/>
          <w:lang w:val="vi-VN"/>
        </w:rPr>
        <w:t>màu xanh lá cây</w:t>
      </w:r>
      <w:r w:rsidRPr="008F094B">
        <w:rPr>
          <w:color w:val="000000" w:themeColor="text1"/>
          <w:sz w:val="28"/>
          <w:szCs w:val="28"/>
          <w:lang w:val="vi-VN"/>
        </w:rPr>
        <w:t xml:space="preserve"> phía dưới nút Đặt hàng với nội dung: </w:t>
      </w:r>
      <w:r w:rsidRPr="008F094B">
        <w:rPr>
          <w:i/>
          <w:iCs/>
          <w:color w:val="000000" w:themeColor="text1"/>
          <w:sz w:val="28"/>
          <w:szCs w:val="28"/>
          <w:lang w:val="vi-VN"/>
        </w:rPr>
        <w:t>"Đặt hàng thành công!"</w:t>
      </w:r>
      <w:r w:rsidRPr="008F094B">
        <w:rPr>
          <w:color w:val="000000" w:themeColor="text1"/>
          <w:sz w:val="28"/>
          <w:szCs w:val="28"/>
          <w:lang w:val="vi-VN"/>
        </w:rPr>
        <w:t>.</w:t>
      </w:r>
    </w:p>
    <w:p w14:paraId="3E813020" w14:textId="77777777" w:rsidR="008F094B" w:rsidRPr="008F094B" w:rsidRDefault="008F094B" w:rsidP="008F094B">
      <w:pPr>
        <w:widowControl/>
        <w:spacing w:after="240"/>
        <w:ind w:left="2160"/>
        <w:rPr>
          <w:color w:val="000000" w:themeColor="text1"/>
          <w:sz w:val="28"/>
          <w:szCs w:val="28"/>
          <w:lang w:val="vi-VN"/>
        </w:rPr>
      </w:pPr>
      <w:r w:rsidRPr="008F094B">
        <w:rPr>
          <w:color w:val="000000" w:themeColor="text1"/>
          <w:sz w:val="28"/>
          <w:szCs w:val="28"/>
          <w:lang w:val="vi-VN"/>
        </w:rPr>
        <w:t>(Tùy chọn) Sau 1.5s - 2s, hệ thống có thể tự động điều hướng người dùng quay lại trang chủ hoặc xóa dữ liệu giỏ hàng trong Local Storage.</w:t>
      </w:r>
    </w:p>
    <w:p w14:paraId="7D200BCB" w14:textId="77777777" w:rsidR="008F094B" w:rsidRPr="008F094B" w:rsidRDefault="008F094B" w:rsidP="008A14D8">
      <w:pPr>
        <w:pStyle w:val="Heading2"/>
        <w:rPr>
          <w:bCs/>
          <w:lang w:val="vi-VN"/>
        </w:rPr>
      </w:pPr>
      <w:bookmarkStart w:id="40" w:name="_Toc226442054"/>
      <w:bookmarkStart w:id="41" w:name="_Toc226490032"/>
      <w:r w:rsidRPr="008F094B">
        <w:rPr>
          <w:lang w:val="vi-VN"/>
        </w:rPr>
        <w:t>3.6. Đặc tả Giao diện và Logic chức năng Đăng ký (Register Page)</w:t>
      </w:r>
      <w:bookmarkEnd w:id="40"/>
      <w:bookmarkEnd w:id="41"/>
    </w:p>
    <w:p w14:paraId="51717896"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a. Thông tin tổng quan:</w:t>
      </w:r>
    </w:p>
    <w:p w14:paraId="092BE67E"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Tên thành phần:</w:t>
      </w:r>
      <w:r w:rsidRPr="008F094B">
        <w:rPr>
          <w:color w:val="000000" w:themeColor="text1"/>
          <w:sz w:val="28"/>
          <w:szCs w:val="28"/>
          <w:lang w:val="vi-VN"/>
        </w:rPr>
        <w:t xml:space="preserve"> Form Đăng ký tài khoản người dùng.</w:t>
      </w:r>
    </w:p>
    <w:p w14:paraId="743614A3"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Mục tiêu:</w:t>
      </w:r>
      <w:r w:rsidRPr="008F094B">
        <w:rPr>
          <w:color w:val="000000" w:themeColor="text1"/>
          <w:sz w:val="28"/>
          <w:szCs w:val="28"/>
          <w:lang w:val="vi-VN"/>
        </w:rPr>
        <w:t xml:space="preserve"> Kiểm soát và xác thực dữ liệu đầu vào của khách hàng trước khi lưu trữ vào hệ thống, đảm bảo tính toàn vẹn và bảo mật dữ liệu.</w:t>
      </w:r>
    </w:p>
    <w:p w14:paraId="59C29924"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Đối tượng tác động:</w:t>
      </w:r>
      <w:r w:rsidRPr="008F094B">
        <w:rPr>
          <w:color w:val="000000" w:themeColor="text1"/>
          <w:sz w:val="28"/>
          <w:szCs w:val="28"/>
          <w:lang w:val="vi-VN"/>
        </w:rPr>
        <w:t xml:space="preserve"> Các thẻ HTML với ID cụ thể gồm: #fullname (Họ tên), #email (Email), #pass2 (Mật khẩu), và #new-register (Nút xác nhận).</w:t>
      </w:r>
    </w:p>
    <w:p w14:paraId="1979D186" w14:textId="77777777" w:rsidR="008F094B" w:rsidRPr="008F094B" w:rsidRDefault="008F094B" w:rsidP="008F094B">
      <w:pPr>
        <w:widowControl/>
        <w:spacing w:after="240"/>
        <w:rPr>
          <w:b/>
          <w:bCs/>
          <w:color w:val="000000" w:themeColor="text1"/>
          <w:sz w:val="28"/>
          <w:szCs w:val="28"/>
          <w:lang w:val="vi-VN"/>
        </w:rPr>
      </w:pPr>
      <w:r w:rsidRPr="008F094B">
        <w:rPr>
          <w:i/>
          <w:iCs/>
          <w:color w:val="000000" w:themeColor="text1"/>
          <w:sz w:val="28"/>
          <w:szCs w:val="28"/>
          <w:lang w:val="vi-VN"/>
        </w:rPr>
        <w:t>b. Đặc tả các quy tắc ràng buộc kỹ thuật (Validation Rules)</w:t>
      </w:r>
      <w:r w:rsidRPr="008F094B">
        <w:rPr>
          <w:b/>
          <w:bCs/>
          <w:color w:val="000000" w:themeColor="text1"/>
          <w:sz w:val="28"/>
          <w:szCs w:val="28"/>
          <w:lang w:val="vi-VN"/>
        </w:rPr>
        <w:t>:</w:t>
      </w:r>
    </w:p>
    <w:p w14:paraId="7167B42E" w14:textId="77777777" w:rsidR="008F094B" w:rsidRPr="008F094B" w:rsidRDefault="008F094B" w:rsidP="008F094B">
      <w:pPr>
        <w:widowControl/>
        <w:spacing w:after="240"/>
        <w:rPr>
          <w:color w:val="000000" w:themeColor="text1"/>
          <w:sz w:val="28"/>
          <w:szCs w:val="28"/>
          <w:lang w:val="vi-VN"/>
        </w:rPr>
      </w:pPr>
      <w:r w:rsidRPr="008F094B">
        <w:rPr>
          <w:color w:val="000000" w:themeColor="text1"/>
          <w:sz w:val="28"/>
          <w:szCs w:val="28"/>
          <w:lang w:val="vi-VN"/>
        </w:rPr>
        <w:t xml:space="preserve"> Hệ thống sử dụng các biểu thức chính quy (Regular Expressions) để kiểm tra tính hợp lệ của dữ liệu ngay tại trình duyệt:</w:t>
      </w:r>
    </w:p>
    <w:p w14:paraId="327832E3" w14:textId="77777777" w:rsidR="008F094B" w:rsidRPr="008F094B" w:rsidRDefault="008F094B" w:rsidP="008F094B">
      <w:pPr>
        <w:widowControl/>
        <w:numPr>
          <w:ilvl w:val="0"/>
          <w:numId w:val="1"/>
        </w:numPr>
        <w:spacing w:after="240"/>
        <w:rPr>
          <w:color w:val="000000" w:themeColor="text1"/>
          <w:sz w:val="28"/>
          <w:szCs w:val="28"/>
          <w:lang w:val="vi-VN"/>
        </w:rPr>
      </w:pPr>
      <w:r w:rsidRPr="008F094B">
        <w:rPr>
          <w:b/>
          <w:bCs/>
          <w:color w:val="000000" w:themeColor="text1"/>
          <w:sz w:val="28"/>
          <w:szCs w:val="28"/>
          <w:lang w:val="vi-VN"/>
        </w:rPr>
        <w:t>Ràng buộc Họ và Tên:</w:t>
      </w:r>
    </w:p>
    <w:p w14:paraId="4844F0C7"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Mô tả:</w:t>
      </w:r>
      <w:r w:rsidRPr="008F094B">
        <w:rPr>
          <w:color w:val="000000" w:themeColor="text1"/>
          <w:sz w:val="28"/>
          <w:szCs w:val="28"/>
          <w:lang w:val="vi-VN"/>
        </w:rPr>
        <w:t xml:space="preserve"> Yêu cầu người dùng nhập tối thiểu 2 từ, các từ cách nhau bởi một khoảng trắng. Mỗi từ bắt buộc phải viết hoa chữ cái đầu tiên (Ví dụ hợp lệ: "Nguyen Van An").</w:t>
      </w:r>
    </w:p>
    <w:p w14:paraId="17D5D29E" w14:textId="77777777" w:rsidR="008F094B" w:rsidRPr="008F094B" w:rsidRDefault="008F094B" w:rsidP="008F094B">
      <w:pPr>
        <w:widowControl/>
        <w:numPr>
          <w:ilvl w:val="0"/>
          <w:numId w:val="1"/>
        </w:numPr>
        <w:spacing w:after="240"/>
        <w:rPr>
          <w:color w:val="000000" w:themeColor="text1"/>
          <w:sz w:val="28"/>
          <w:szCs w:val="28"/>
          <w:lang w:val="vi-VN"/>
        </w:rPr>
      </w:pPr>
      <w:r w:rsidRPr="008F094B">
        <w:rPr>
          <w:b/>
          <w:bCs/>
          <w:color w:val="000000" w:themeColor="text1"/>
          <w:sz w:val="28"/>
          <w:szCs w:val="28"/>
          <w:lang w:val="vi-VN"/>
        </w:rPr>
        <w:t>Ràng buộc Địa chỉ Email:</w:t>
      </w:r>
    </w:p>
    <w:p w14:paraId="605181B5"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Mô tả:</w:t>
      </w:r>
      <w:r w:rsidRPr="008F094B">
        <w:rPr>
          <w:color w:val="000000" w:themeColor="text1"/>
          <w:sz w:val="28"/>
          <w:szCs w:val="28"/>
          <w:lang w:val="vi-VN"/>
        </w:rPr>
        <w:t xml:space="preserve"> Email phải có định dạng chuẩn, bao gồm tên người dùng (chữ, số, gạch dưới), ký tự @, tên miền (2-8 ký tự) và phần mở rộng (2-8 ký tự).</w:t>
      </w:r>
    </w:p>
    <w:p w14:paraId="31E9EC6F" w14:textId="77777777" w:rsidR="008F094B" w:rsidRPr="008F094B" w:rsidRDefault="008F094B" w:rsidP="008F094B">
      <w:pPr>
        <w:widowControl/>
        <w:numPr>
          <w:ilvl w:val="0"/>
          <w:numId w:val="1"/>
        </w:numPr>
        <w:spacing w:after="240"/>
        <w:rPr>
          <w:color w:val="000000" w:themeColor="text1"/>
          <w:sz w:val="28"/>
          <w:szCs w:val="28"/>
          <w:lang w:val="vi-VN"/>
        </w:rPr>
      </w:pPr>
      <w:r w:rsidRPr="008F094B">
        <w:rPr>
          <w:b/>
          <w:bCs/>
          <w:color w:val="000000" w:themeColor="text1"/>
          <w:sz w:val="28"/>
          <w:szCs w:val="28"/>
          <w:lang w:val="vi-VN"/>
        </w:rPr>
        <w:lastRenderedPageBreak/>
        <w:t>Ràng buộc Mật khẩu:</w:t>
      </w:r>
    </w:p>
    <w:p w14:paraId="76202A39"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Mô tả:</w:t>
      </w:r>
      <w:r w:rsidRPr="008F094B">
        <w:rPr>
          <w:color w:val="000000" w:themeColor="text1"/>
          <w:sz w:val="28"/>
          <w:szCs w:val="28"/>
          <w:lang w:val="vi-VN"/>
        </w:rPr>
        <w:t xml:space="preserve"> Mật khẩu có độ dài từ 3 đến 16 ký tự. Bắt buộc phải chứa ít nhất một ký tự chữ cái và ít nhất một ký tự số. Cho phép sử dụng các ký tự đặc biệt như _, @, #, $, %.</w:t>
      </w:r>
    </w:p>
    <w:p w14:paraId="4B00CCFC" w14:textId="77777777" w:rsidR="008F094B" w:rsidRPr="008F094B" w:rsidRDefault="008F094B" w:rsidP="008F094B">
      <w:pPr>
        <w:widowControl/>
        <w:spacing w:after="240"/>
        <w:rPr>
          <w:i/>
          <w:iCs/>
          <w:color w:val="000000" w:themeColor="text1"/>
          <w:sz w:val="28"/>
          <w:szCs w:val="28"/>
          <w:lang w:val="vi-VN"/>
        </w:rPr>
      </w:pPr>
      <w:r w:rsidRPr="008F094B">
        <w:rPr>
          <w:i/>
          <w:iCs/>
          <w:color w:val="000000" w:themeColor="text1"/>
          <w:sz w:val="28"/>
          <w:szCs w:val="28"/>
          <w:lang w:val="vi-VN"/>
        </w:rPr>
        <w:t>c. Đặc tả quy trình xử lý và phản hồi (Flow &amp; Feedback):</w:t>
      </w:r>
    </w:p>
    <w:p w14:paraId="78C4B82F" w14:textId="77777777" w:rsidR="008F094B" w:rsidRPr="008F094B" w:rsidRDefault="008F094B" w:rsidP="008F094B">
      <w:pPr>
        <w:widowControl/>
        <w:numPr>
          <w:ilvl w:val="0"/>
          <w:numId w:val="2"/>
        </w:numPr>
        <w:spacing w:after="240"/>
        <w:rPr>
          <w:color w:val="000000" w:themeColor="text1"/>
          <w:sz w:val="28"/>
          <w:szCs w:val="28"/>
          <w:lang w:val="vi-VN"/>
        </w:rPr>
      </w:pPr>
      <w:r w:rsidRPr="008F094B">
        <w:rPr>
          <w:b/>
          <w:bCs/>
          <w:color w:val="000000" w:themeColor="text1"/>
          <w:sz w:val="28"/>
          <w:szCs w:val="28"/>
          <w:lang w:val="vi-VN"/>
        </w:rPr>
        <w:t>Trạng thái khởi tạo:</w:t>
      </w:r>
      <w:r w:rsidRPr="008F094B">
        <w:rPr>
          <w:color w:val="000000" w:themeColor="text1"/>
          <w:sz w:val="28"/>
          <w:szCs w:val="28"/>
          <w:lang w:val="vi-VN"/>
        </w:rPr>
        <w:t xml:space="preserve"> Khi người dùng chưa tương tác hoặc đang nhập liệu, các dòng thông báo trạng thái được ẩn đi để đảm bảo tính thẩm mỹ của giao diện.</w:t>
      </w:r>
    </w:p>
    <w:p w14:paraId="2DDADEB5" w14:textId="77777777" w:rsidR="008F094B" w:rsidRPr="008F094B" w:rsidRDefault="008F094B" w:rsidP="008F094B">
      <w:pPr>
        <w:widowControl/>
        <w:numPr>
          <w:ilvl w:val="0"/>
          <w:numId w:val="2"/>
        </w:numPr>
        <w:spacing w:after="240"/>
        <w:rPr>
          <w:color w:val="000000" w:themeColor="text1"/>
          <w:sz w:val="28"/>
          <w:szCs w:val="28"/>
          <w:lang w:val="vi-VN"/>
        </w:rPr>
      </w:pPr>
      <w:r w:rsidRPr="008F094B">
        <w:rPr>
          <w:b/>
          <w:bCs/>
          <w:color w:val="000000" w:themeColor="text1"/>
          <w:sz w:val="28"/>
          <w:szCs w:val="28"/>
          <w:lang w:val="vi-VN"/>
        </w:rPr>
        <w:t>Xử lý khi nhấn nút Đăng ký (#new-register):</w:t>
      </w:r>
    </w:p>
    <w:p w14:paraId="409E9481"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Trường hợp dữ liệu bỏ trống:</w:t>
      </w:r>
      <w:r w:rsidRPr="008F094B">
        <w:rPr>
          <w:color w:val="000000" w:themeColor="text1"/>
          <w:sz w:val="28"/>
          <w:szCs w:val="28"/>
          <w:lang w:val="vi-VN"/>
        </w:rPr>
        <w:t xml:space="preserve"> Nếu một trong các ô nhập liệu không có giá trị, hệ thống hiển thị dòng thông báo màu đỏ bên dưới nút: "Vui lòng nhập đầy đủ thông tin!".</w:t>
      </w:r>
    </w:p>
    <w:p w14:paraId="1EB3EF08"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Trường hợp dữ liệu sai định dạng (Validation Fail):</w:t>
      </w:r>
      <w:r w:rsidRPr="008F094B">
        <w:rPr>
          <w:color w:val="000000" w:themeColor="text1"/>
          <w:sz w:val="28"/>
          <w:szCs w:val="28"/>
          <w:lang w:val="vi-VN"/>
        </w:rPr>
        <w:t xml:space="preserve"> Hệ thống thực hiện so khớp với các Regex đã nêu. Nếu kết quả là False, hiển thị dòng thông báo màu đỏ: "Nhập sai, vui lòng kiểm tra kĩ".</w:t>
      </w:r>
    </w:p>
    <w:p w14:paraId="77E5DB65" w14:textId="77777777" w:rsidR="008F094B" w:rsidRPr="008F094B" w:rsidRDefault="008F094B" w:rsidP="008F094B">
      <w:pPr>
        <w:widowControl/>
        <w:spacing w:after="240"/>
        <w:ind w:left="1440"/>
        <w:rPr>
          <w:color w:val="000000" w:themeColor="text1"/>
          <w:sz w:val="28"/>
          <w:szCs w:val="28"/>
          <w:lang w:val="vi-VN"/>
        </w:rPr>
      </w:pPr>
      <w:r w:rsidRPr="008F094B">
        <w:rPr>
          <w:b/>
          <w:bCs/>
          <w:color w:val="000000" w:themeColor="text1"/>
          <w:sz w:val="28"/>
          <w:szCs w:val="28"/>
          <w:lang w:val="vi-VN"/>
        </w:rPr>
        <w:t>Trường hợp dữ liệu hợp lệ (Validation Success):</w:t>
      </w:r>
    </w:p>
    <w:p w14:paraId="481EBB8F" w14:textId="77777777" w:rsidR="008F094B" w:rsidRPr="008F094B" w:rsidRDefault="008F094B" w:rsidP="008F094B">
      <w:pPr>
        <w:widowControl/>
        <w:spacing w:after="240"/>
        <w:ind w:left="2160"/>
        <w:rPr>
          <w:color w:val="000000" w:themeColor="text1"/>
          <w:sz w:val="28"/>
          <w:szCs w:val="28"/>
          <w:lang w:val="vi-VN"/>
        </w:rPr>
      </w:pPr>
      <w:r w:rsidRPr="008F094B">
        <w:rPr>
          <w:color w:val="000000" w:themeColor="text1"/>
          <w:sz w:val="28"/>
          <w:szCs w:val="28"/>
          <w:lang w:val="vi-VN"/>
        </w:rPr>
        <w:t>Nếu toàn bộ dữ liệu khớp với các Regex, hiển thị dòng thông báo màu xanh lá cây: "Nhập đúng".</w:t>
      </w:r>
    </w:p>
    <w:p w14:paraId="5E0E3F2E" w14:textId="77777777" w:rsidR="008F094B" w:rsidRPr="008F094B" w:rsidRDefault="008F094B" w:rsidP="008F094B">
      <w:pPr>
        <w:widowControl/>
        <w:spacing w:after="240"/>
        <w:ind w:left="2160"/>
        <w:rPr>
          <w:color w:val="000000" w:themeColor="text1"/>
          <w:sz w:val="28"/>
          <w:szCs w:val="28"/>
          <w:lang w:val="vi-VN"/>
        </w:rPr>
      </w:pPr>
      <w:r w:rsidRPr="008F094B">
        <w:rPr>
          <w:color w:val="000000" w:themeColor="text1"/>
          <w:sz w:val="28"/>
          <w:szCs w:val="28"/>
          <w:lang w:val="vi-VN"/>
        </w:rPr>
        <w:t xml:space="preserve">Thiết lập hàm thời gian chờ (Timeout): Sau đúng </w:t>
      </w:r>
      <w:r w:rsidRPr="008F094B">
        <w:rPr>
          <w:b/>
          <w:bCs/>
          <w:color w:val="000000" w:themeColor="text1"/>
          <w:sz w:val="28"/>
          <w:szCs w:val="28"/>
          <w:lang w:val="vi-VN"/>
        </w:rPr>
        <w:t>0.4 giây</w:t>
      </w:r>
      <w:r w:rsidRPr="008F094B">
        <w:rPr>
          <w:color w:val="000000" w:themeColor="text1"/>
          <w:sz w:val="28"/>
          <w:szCs w:val="28"/>
          <w:lang w:val="vi-VN"/>
        </w:rPr>
        <w:t>, dòng thông báo "Nhập đúng" sẽ tự động biến mất để làm sạch giao diện.</w:t>
      </w:r>
    </w:p>
    <w:p w14:paraId="639AA691" w14:textId="77777777" w:rsidR="008F094B" w:rsidRPr="008F094B" w:rsidRDefault="008F094B" w:rsidP="008F094B">
      <w:pPr>
        <w:widowControl/>
        <w:spacing w:after="240"/>
        <w:ind w:left="2160"/>
        <w:rPr>
          <w:color w:val="000000" w:themeColor="text1"/>
          <w:sz w:val="28"/>
          <w:szCs w:val="28"/>
          <w:lang w:val="en-US"/>
        </w:rPr>
      </w:pPr>
      <w:r w:rsidRPr="008F094B">
        <w:rPr>
          <w:color w:val="000000" w:themeColor="text1"/>
          <w:sz w:val="28"/>
          <w:szCs w:val="28"/>
          <w:lang w:val="vi-VN"/>
        </w:rPr>
        <w:t>Dữ liệu sau đó được đóng gói và lưu trữ vào Local Storage để phục vụ chức năng Đăng nhập.</w:t>
      </w:r>
    </w:p>
    <w:p w14:paraId="3EF5073B" w14:textId="77777777" w:rsidR="008F094B" w:rsidRPr="008F094B" w:rsidRDefault="008F094B" w:rsidP="008A14D8">
      <w:pPr>
        <w:pStyle w:val="Heading2"/>
        <w:rPr>
          <w:lang w:val="vi-VN"/>
        </w:rPr>
      </w:pPr>
      <w:bookmarkStart w:id="42" w:name="_Toc226442055"/>
      <w:bookmarkStart w:id="43" w:name="_Toc226490033"/>
      <w:r w:rsidRPr="008F094B">
        <w:rPr>
          <w:lang w:val="vi-VN"/>
        </w:rPr>
        <w:t>3.7 Đặc tả Giao diện và Logic chức năng Đăng nhập (Login Page)</w:t>
      </w:r>
      <w:bookmarkEnd w:id="42"/>
      <w:bookmarkEnd w:id="43"/>
    </w:p>
    <w:p w14:paraId="59233441"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Cơ chế Tab:</w:t>
      </w:r>
      <w:r w:rsidRPr="008F094B">
        <w:rPr>
          <w:color w:val="000000" w:themeColor="text1"/>
          <w:sz w:val="28"/>
          <w:szCs w:val="28"/>
          <w:lang w:val="vi-VN"/>
        </w:rPr>
        <w:t xml:space="preserve"> Hệ thống cho phép chuyển đổi giữa Đăng nhập và Đăng ký mà không làm thay đổi URL trang web.</w:t>
      </w:r>
    </w:p>
    <w:p w14:paraId="369888F1" w14:textId="77777777" w:rsidR="008F094B" w:rsidRPr="008F094B" w:rsidRDefault="008F094B" w:rsidP="008F094B">
      <w:pPr>
        <w:widowControl/>
        <w:spacing w:after="240"/>
        <w:ind w:left="720"/>
        <w:rPr>
          <w:b/>
          <w:bCs/>
          <w:color w:val="000000" w:themeColor="text1"/>
          <w:sz w:val="28"/>
          <w:szCs w:val="28"/>
          <w:lang w:val="en-US"/>
        </w:rPr>
      </w:pPr>
    </w:p>
    <w:p w14:paraId="14CA4B89" w14:textId="77777777" w:rsidR="008F094B" w:rsidRPr="008F094B" w:rsidRDefault="008F094B" w:rsidP="008F094B">
      <w:pPr>
        <w:widowControl/>
        <w:spacing w:after="240"/>
        <w:ind w:left="720"/>
        <w:rPr>
          <w:color w:val="000000" w:themeColor="text1"/>
          <w:sz w:val="28"/>
          <w:szCs w:val="28"/>
          <w:lang w:val="vi-VN"/>
        </w:rPr>
      </w:pPr>
      <w:r w:rsidRPr="008F094B">
        <w:rPr>
          <w:b/>
          <w:bCs/>
          <w:color w:val="000000" w:themeColor="text1"/>
          <w:sz w:val="28"/>
          <w:szCs w:val="28"/>
          <w:lang w:val="vi-VN"/>
        </w:rPr>
        <w:t>Logic Đăng nhập:</w:t>
      </w:r>
    </w:p>
    <w:p w14:paraId="014BADE8" w14:textId="77777777" w:rsidR="008F094B" w:rsidRPr="008F094B" w:rsidRDefault="008F094B" w:rsidP="008F094B">
      <w:pPr>
        <w:widowControl/>
        <w:spacing w:after="240"/>
        <w:ind w:left="1440"/>
        <w:rPr>
          <w:color w:val="000000" w:themeColor="text1"/>
          <w:sz w:val="28"/>
          <w:szCs w:val="28"/>
          <w:lang w:val="vi-VN"/>
        </w:rPr>
      </w:pPr>
      <w:r w:rsidRPr="008F094B">
        <w:rPr>
          <w:color w:val="000000" w:themeColor="text1"/>
          <w:sz w:val="28"/>
          <w:szCs w:val="28"/>
          <w:lang w:val="vi-VN"/>
        </w:rPr>
        <w:t>Hệ thống truy xuất dữ liệu từ Local Storage dựa trên Email và Mật khẩu người dùng nhập vào.</w:t>
      </w:r>
    </w:p>
    <w:p w14:paraId="4F5B54F4" w14:textId="77777777" w:rsidR="008F094B" w:rsidRPr="008F094B" w:rsidRDefault="008F094B" w:rsidP="008F094B">
      <w:pPr>
        <w:widowControl/>
        <w:spacing w:after="240"/>
        <w:ind w:left="1440"/>
        <w:rPr>
          <w:color w:val="000000" w:themeColor="text1"/>
          <w:sz w:val="28"/>
          <w:szCs w:val="28"/>
          <w:lang w:val="vi-VN"/>
        </w:rPr>
      </w:pPr>
      <w:r w:rsidRPr="008F094B">
        <w:rPr>
          <w:color w:val="000000" w:themeColor="text1"/>
          <w:sz w:val="28"/>
          <w:szCs w:val="28"/>
          <w:lang w:val="vi-VN"/>
        </w:rPr>
        <w:t>Nếu tài khoản chưa được tạo từ tab Đăng ký, hệ thống sẽ báo lỗi và ngăn chặn truy cập.</w:t>
      </w:r>
    </w:p>
    <w:p w14:paraId="69C04E41" w14:textId="3563A21E" w:rsidR="00A71CC6" w:rsidRPr="008A14D8" w:rsidRDefault="008F094B" w:rsidP="008A14D8">
      <w:pPr>
        <w:widowControl/>
        <w:spacing w:after="240"/>
        <w:ind w:left="1440"/>
        <w:rPr>
          <w:color w:val="000000" w:themeColor="text1"/>
          <w:sz w:val="28"/>
          <w:szCs w:val="28"/>
          <w:lang w:val="en-US"/>
        </w:rPr>
      </w:pPr>
      <w:r w:rsidRPr="008F094B">
        <w:rPr>
          <w:color w:val="000000" w:themeColor="text1"/>
          <w:sz w:val="28"/>
          <w:szCs w:val="28"/>
          <w:lang w:val="vi-VN"/>
        </w:rPr>
        <w:lastRenderedPageBreak/>
        <w:t>Nếu bỏ trống thông tin, hiển thị dòng thông báo màu đỏ: "Vui lòng nhập đầy đủ tài khoản và mật khẩu!".</w:t>
      </w:r>
      <w:bookmarkStart w:id="44" w:name="_Toc226442056"/>
    </w:p>
    <w:p w14:paraId="2BE970C2" w14:textId="5904057C" w:rsidR="008F094B" w:rsidRPr="008A14D8" w:rsidRDefault="008F094B" w:rsidP="008F094B">
      <w:pPr>
        <w:pStyle w:val="NormalWeb"/>
        <w:spacing w:beforeAutospacing="0" w:afterAutospacing="0" w:line="21" w:lineRule="atLeast"/>
        <w:outlineLvl w:val="0"/>
        <w:rPr>
          <w:b/>
          <w:color w:val="000000" w:themeColor="text1"/>
          <w:sz w:val="28"/>
          <w:szCs w:val="28"/>
        </w:rPr>
      </w:pPr>
      <w:bookmarkStart w:id="45" w:name="_Toc226490034"/>
      <w:r w:rsidRPr="008F094B">
        <w:rPr>
          <w:b/>
          <w:color w:val="000000" w:themeColor="text1"/>
          <w:sz w:val="28"/>
          <w:szCs w:val="28"/>
        </w:rPr>
        <w:t>Chương</w:t>
      </w:r>
      <w:r w:rsidRPr="008F094B">
        <w:rPr>
          <w:b/>
          <w:color w:val="000000" w:themeColor="text1"/>
          <w:sz w:val="28"/>
          <w:szCs w:val="28"/>
          <w:lang w:val="vi-VN"/>
        </w:rPr>
        <w:t xml:space="preserve"> </w:t>
      </w:r>
      <w:r w:rsidRPr="008F094B">
        <w:rPr>
          <w:b/>
          <w:color w:val="000000" w:themeColor="text1"/>
          <w:sz w:val="28"/>
          <w:szCs w:val="28"/>
        </w:rPr>
        <w:t>4</w:t>
      </w:r>
      <w:bookmarkEnd w:id="44"/>
      <w:r w:rsidR="008A14D8">
        <w:rPr>
          <w:b/>
          <w:color w:val="000000" w:themeColor="text1"/>
          <w:sz w:val="28"/>
          <w:szCs w:val="28"/>
        </w:rPr>
        <w:t>: Kết luận và hướng phát triển</w:t>
      </w:r>
      <w:bookmarkEnd w:id="45"/>
    </w:p>
    <w:p w14:paraId="3597962C"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1368EBB5" w14:textId="77777777" w:rsidR="008F094B" w:rsidRPr="008F094B" w:rsidRDefault="008F094B" w:rsidP="008F094B">
      <w:pPr>
        <w:pStyle w:val="NormalWeb"/>
        <w:spacing w:beforeAutospacing="0" w:afterAutospacing="0" w:line="21" w:lineRule="atLeast"/>
        <w:outlineLvl w:val="1"/>
        <w:rPr>
          <w:b/>
          <w:color w:val="000000" w:themeColor="text1"/>
          <w:sz w:val="28"/>
          <w:szCs w:val="28"/>
        </w:rPr>
      </w:pPr>
      <w:bookmarkStart w:id="46" w:name="_Toc226442057"/>
      <w:bookmarkStart w:id="47" w:name="_Toc226490035"/>
      <w:r w:rsidRPr="008F094B">
        <w:rPr>
          <w:b/>
          <w:color w:val="000000" w:themeColor="text1"/>
          <w:sz w:val="28"/>
          <w:szCs w:val="28"/>
        </w:rPr>
        <w:t>4.1 Kết quả đạt được</w:t>
      </w:r>
      <w:bookmarkEnd w:id="46"/>
      <w:bookmarkEnd w:id="47"/>
    </w:p>
    <w:p w14:paraId="3B272A70" w14:textId="77777777" w:rsidR="008F094B" w:rsidRPr="008F094B" w:rsidRDefault="008F094B" w:rsidP="008F094B">
      <w:pPr>
        <w:pStyle w:val="NormalWeb"/>
        <w:spacing w:beforeAutospacing="0" w:afterAutospacing="0" w:line="21" w:lineRule="atLeast"/>
        <w:rPr>
          <w:b/>
          <w:color w:val="000000" w:themeColor="text1"/>
          <w:sz w:val="28"/>
          <w:szCs w:val="28"/>
        </w:rPr>
      </w:pPr>
    </w:p>
    <w:p w14:paraId="6893E08E" w14:textId="77777777" w:rsidR="008F094B" w:rsidRPr="008F094B" w:rsidRDefault="008F094B" w:rsidP="008F094B">
      <w:pPr>
        <w:pStyle w:val="NormalWeb"/>
        <w:spacing w:beforeAutospacing="0" w:afterAutospacing="0" w:line="21" w:lineRule="atLeast"/>
        <w:rPr>
          <w:b/>
          <w:color w:val="000000" w:themeColor="text1"/>
          <w:sz w:val="28"/>
          <w:szCs w:val="28"/>
          <w:lang w:val="vi-VN"/>
        </w:rPr>
      </w:pPr>
      <w:r w:rsidRPr="008F094B">
        <w:rPr>
          <w:b/>
          <w:color w:val="000000" w:themeColor="text1"/>
          <w:sz w:val="28"/>
          <w:szCs w:val="28"/>
        </w:rPr>
        <w:t>Luồng tìm kiếm &amp; Lọc sản phẩm:</w:t>
      </w:r>
    </w:p>
    <w:p w14:paraId="0C1A8793"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70CFB9AA" w14:textId="77777777" w:rsidR="008F094B" w:rsidRPr="008F094B" w:rsidRDefault="008F094B" w:rsidP="008F094B">
      <w:pPr>
        <w:pStyle w:val="NormalWeb"/>
        <w:spacing w:beforeAutospacing="0" w:afterAutospacing="0" w:line="21" w:lineRule="atLeast"/>
        <w:rPr>
          <w:color w:val="000000" w:themeColor="text1"/>
          <w:sz w:val="28"/>
          <w:szCs w:val="28"/>
          <w:lang w:val="vi-VN"/>
        </w:rPr>
      </w:pPr>
      <w:r w:rsidRPr="008F094B">
        <w:rPr>
          <w:b/>
          <w:color w:val="000000" w:themeColor="text1"/>
          <w:sz w:val="28"/>
          <w:szCs w:val="28"/>
        </w:rPr>
        <w:t xml:space="preserve">- </w:t>
      </w:r>
      <w:r w:rsidRPr="008F094B">
        <w:rPr>
          <w:color w:val="000000" w:themeColor="text1"/>
          <w:sz w:val="28"/>
          <w:szCs w:val="28"/>
        </w:rPr>
        <w:t>Tốc độ phản hồi cực nhanh khi người chọn</w:t>
      </w:r>
      <w:r w:rsidRPr="008F094B">
        <w:rPr>
          <w:color w:val="000000" w:themeColor="text1"/>
          <w:sz w:val="28"/>
          <w:szCs w:val="28"/>
          <w:lang w:val="vi-VN"/>
        </w:rPr>
        <w:t xml:space="preserve"> các trang sản phẩm đã được phân loại sẵn,..</w:t>
      </w:r>
    </w:p>
    <w:p w14:paraId="6C128F7D"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1F179B6F" w14:textId="77777777" w:rsidR="008F094B" w:rsidRPr="008F094B" w:rsidRDefault="008F094B" w:rsidP="008F094B">
      <w:pPr>
        <w:pStyle w:val="NormalWeb"/>
        <w:spacing w:beforeAutospacing="0" w:afterAutospacing="0" w:line="21" w:lineRule="atLeast"/>
        <w:rPr>
          <w:b/>
          <w:color w:val="000000" w:themeColor="text1"/>
          <w:sz w:val="28"/>
          <w:szCs w:val="28"/>
          <w:lang w:val="vi-VN"/>
        </w:rPr>
      </w:pPr>
      <w:r w:rsidRPr="008F094B">
        <w:rPr>
          <w:b/>
          <w:color w:val="000000" w:themeColor="text1"/>
          <w:sz w:val="28"/>
          <w:szCs w:val="28"/>
        </w:rPr>
        <w:t>Quy trình chọn hàng đơn giản:</w:t>
      </w:r>
    </w:p>
    <w:p w14:paraId="67B2AFE3"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4D128B01" w14:textId="77777777" w:rsidR="008F094B" w:rsidRPr="008F094B" w:rsidRDefault="008F094B" w:rsidP="008F094B">
      <w:pPr>
        <w:pStyle w:val="NormalWeb"/>
        <w:spacing w:beforeAutospacing="0" w:afterAutospacing="0" w:line="21" w:lineRule="atLeast"/>
        <w:rPr>
          <w:color w:val="000000" w:themeColor="text1"/>
          <w:sz w:val="28"/>
          <w:szCs w:val="28"/>
          <w:lang w:val="vi-VN"/>
        </w:rPr>
      </w:pPr>
      <w:r w:rsidRPr="008F094B">
        <w:rPr>
          <w:b/>
          <w:color w:val="000000" w:themeColor="text1"/>
          <w:sz w:val="28"/>
          <w:szCs w:val="28"/>
        </w:rPr>
        <w:t xml:space="preserve">- </w:t>
      </w:r>
      <w:r w:rsidRPr="008F094B">
        <w:rPr>
          <w:color w:val="000000" w:themeColor="text1"/>
          <w:sz w:val="28"/>
          <w:szCs w:val="28"/>
        </w:rPr>
        <w:t>Trang chi tiết sản phẩm trình bày thông số (loại mực, kích   thước, chất liệu...) rõ ràng, giúp người dùng yên tâm về chất   lượng trước khi bấm mua</w:t>
      </w:r>
    </w:p>
    <w:p w14:paraId="5B6B82A6"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467FF99D" w14:textId="77777777" w:rsidR="008F094B" w:rsidRPr="008F094B" w:rsidRDefault="008F094B" w:rsidP="008F094B">
      <w:pPr>
        <w:pStyle w:val="NormalWeb"/>
        <w:spacing w:beforeAutospacing="0" w:afterAutospacing="0" w:line="21" w:lineRule="atLeast"/>
        <w:outlineLvl w:val="1"/>
        <w:rPr>
          <w:b/>
          <w:color w:val="000000" w:themeColor="text1"/>
          <w:sz w:val="28"/>
          <w:szCs w:val="28"/>
          <w:lang w:val="vi-VN"/>
        </w:rPr>
      </w:pPr>
      <w:bookmarkStart w:id="48" w:name="_Toc226442058"/>
      <w:bookmarkStart w:id="49" w:name="_Toc226490036"/>
      <w:r w:rsidRPr="008F094B">
        <w:rPr>
          <w:b/>
          <w:color w:val="000000" w:themeColor="text1"/>
          <w:sz w:val="28"/>
          <w:szCs w:val="28"/>
        </w:rPr>
        <w:t>4.2 Hạn chế</w:t>
      </w:r>
      <w:bookmarkEnd w:id="48"/>
      <w:bookmarkEnd w:id="49"/>
    </w:p>
    <w:p w14:paraId="3697D7AC"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7A39C0F1" w14:textId="77777777" w:rsidR="008F094B" w:rsidRPr="008F094B" w:rsidRDefault="008F094B" w:rsidP="008F094B">
      <w:pPr>
        <w:pStyle w:val="NormalWeb"/>
        <w:spacing w:beforeAutospacing="0" w:afterAutospacing="0" w:line="21" w:lineRule="atLeast"/>
        <w:rPr>
          <w:b/>
          <w:color w:val="000000" w:themeColor="text1"/>
          <w:sz w:val="28"/>
          <w:szCs w:val="28"/>
          <w:lang w:val="vi-VN"/>
        </w:rPr>
      </w:pPr>
      <w:r w:rsidRPr="008F094B">
        <w:rPr>
          <w:b/>
          <w:color w:val="000000" w:themeColor="text1"/>
          <w:sz w:val="28"/>
          <w:szCs w:val="28"/>
        </w:rPr>
        <w:t>Tương tác hai chiều:</w:t>
      </w:r>
    </w:p>
    <w:p w14:paraId="14ABC721"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1D02EDEB" w14:textId="77777777" w:rsidR="008F094B" w:rsidRPr="008F094B" w:rsidRDefault="008F094B" w:rsidP="008F094B">
      <w:pPr>
        <w:pStyle w:val="NormalWeb"/>
        <w:spacing w:beforeAutospacing="0" w:afterAutospacing="0" w:line="21" w:lineRule="atLeast"/>
        <w:rPr>
          <w:color w:val="000000" w:themeColor="text1"/>
          <w:sz w:val="28"/>
          <w:szCs w:val="28"/>
          <w:lang w:val="vi-VN"/>
        </w:rPr>
      </w:pPr>
      <w:r w:rsidRPr="008F094B">
        <w:rPr>
          <w:color w:val="000000" w:themeColor="text1"/>
          <w:sz w:val="28"/>
          <w:szCs w:val="28"/>
        </w:rPr>
        <w:t>- Khách hàng chưa thể để lại đánh giá (Review), bình luận hoặc chấm   điểm sao cho sản phẩm. Điều này làm giảm tính khách quan khi mua sắm   văn phòng phẩm online.</w:t>
      </w:r>
    </w:p>
    <w:p w14:paraId="146E1B4D"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5F1A2506" w14:textId="77777777" w:rsidR="008F094B" w:rsidRPr="008F094B" w:rsidRDefault="008F094B" w:rsidP="008F094B">
      <w:pPr>
        <w:pStyle w:val="NormalWeb"/>
        <w:spacing w:beforeAutospacing="0" w:afterAutospacing="0" w:line="21" w:lineRule="atLeast"/>
        <w:rPr>
          <w:b/>
          <w:color w:val="000000" w:themeColor="text1"/>
          <w:sz w:val="28"/>
          <w:szCs w:val="28"/>
          <w:lang w:val="vi-VN"/>
        </w:rPr>
      </w:pPr>
      <w:r w:rsidRPr="008F094B">
        <w:rPr>
          <w:b/>
          <w:color w:val="000000" w:themeColor="text1"/>
          <w:sz w:val="28"/>
          <w:szCs w:val="28"/>
        </w:rPr>
        <w:t>Thông tin trạng thái kho hàng:</w:t>
      </w:r>
    </w:p>
    <w:p w14:paraId="090B3F09"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0F7DE64F" w14:textId="77777777" w:rsidR="008F094B" w:rsidRPr="008F094B" w:rsidRDefault="008F094B" w:rsidP="008F094B">
      <w:pPr>
        <w:pStyle w:val="NormalWeb"/>
        <w:spacing w:beforeAutospacing="0" w:afterAutospacing="0" w:line="21" w:lineRule="atLeast"/>
        <w:rPr>
          <w:color w:val="000000" w:themeColor="text1"/>
          <w:sz w:val="28"/>
          <w:szCs w:val="28"/>
          <w:lang w:val="vi-VN"/>
        </w:rPr>
      </w:pPr>
      <w:r w:rsidRPr="008F094B">
        <w:rPr>
          <w:color w:val="000000" w:themeColor="text1"/>
          <w:sz w:val="28"/>
          <w:szCs w:val="28"/>
        </w:rPr>
        <w:t>- Khách hàng chưa biết được số lượng sản phẩm chính xác còn lại trong   kho theo thời gian thực. Điều này có thể dẫn đến việc người dùng chọn   mua nhưng thực tế sản phẩm đã hết hàng.</w:t>
      </w:r>
    </w:p>
    <w:p w14:paraId="6BF9145A"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4D8EAE9D" w14:textId="77777777" w:rsidR="008F094B" w:rsidRPr="008F094B" w:rsidRDefault="008F094B" w:rsidP="008F094B">
      <w:pPr>
        <w:pStyle w:val="NormalWeb"/>
        <w:spacing w:beforeAutospacing="0" w:afterAutospacing="0" w:line="21" w:lineRule="atLeast"/>
        <w:outlineLvl w:val="1"/>
        <w:rPr>
          <w:b/>
          <w:color w:val="000000" w:themeColor="text1"/>
          <w:sz w:val="28"/>
          <w:szCs w:val="28"/>
          <w:lang w:val="vi-VN"/>
        </w:rPr>
      </w:pPr>
      <w:bookmarkStart w:id="50" w:name="_Toc226442059"/>
      <w:bookmarkStart w:id="51" w:name="_Toc226490037"/>
      <w:r w:rsidRPr="008F094B">
        <w:rPr>
          <w:b/>
          <w:color w:val="000000" w:themeColor="text1"/>
          <w:sz w:val="28"/>
          <w:szCs w:val="28"/>
        </w:rPr>
        <w:t>4.3 Hướng phát triển</w:t>
      </w:r>
      <w:bookmarkEnd w:id="50"/>
      <w:bookmarkEnd w:id="51"/>
    </w:p>
    <w:p w14:paraId="75CDA8DB"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6DD3C202" w14:textId="77777777" w:rsidR="008F094B" w:rsidRPr="008F094B" w:rsidRDefault="008F094B" w:rsidP="008F094B">
      <w:pPr>
        <w:pStyle w:val="NormalWeb"/>
        <w:spacing w:beforeAutospacing="0" w:afterAutospacing="0" w:line="21" w:lineRule="atLeast"/>
        <w:rPr>
          <w:b/>
          <w:color w:val="000000" w:themeColor="text1"/>
          <w:sz w:val="28"/>
          <w:szCs w:val="28"/>
          <w:lang w:val="vi-VN"/>
        </w:rPr>
      </w:pPr>
      <w:r w:rsidRPr="008F094B">
        <w:rPr>
          <w:b/>
          <w:color w:val="000000" w:themeColor="text1"/>
          <w:sz w:val="28"/>
          <w:szCs w:val="28"/>
        </w:rPr>
        <w:t>Số hóa toàn diện:</w:t>
      </w:r>
    </w:p>
    <w:p w14:paraId="6FC6A8A8"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58CD2FF2"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 xml:space="preserve">- Kết nối với </w:t>
      </w:r>
      <w:r w:rsidRPr="008F094B">
        <w:rPr>
          <w:b/>
          <w:color w:val="000000" w:themeColor="text1"/>
          <w:sz w:val="28"/>
          <w:szCs w:val="28"/>
        </w:rPr>
        <w:t>Node.js</w:t>
      </w:r>
      <w:r w:rsidRPr="008F094B">
        <w:rPr>
          <w:color w:val="000000" w:themeColor="text1"/>
          <w:sz w:val="28"/>
          <w:szCs w:val="28"/>
        </w:rPr>
        <w:t xml:space="preserve"> và </w:t>
      </w:r>
      <w:r w:rsidRPr="008F094B">
        <w:rPr>
          <w:b/>
          <w:color w:val="000000" w:themeColor="text1"/>
          <w:sz w:val="28"/>
          <w:szCs w:val="28"/>
        </w:rPr>
        <w:t>MongoDB</w:t>
      </w:r>
      <w:r w:rsidRPr="008F094B">
        <w:rPr>
          <w:color w:val="000000" w:themeColor="text1"/>
          <w:sz w:val="28"/>
          <w:szCs w:val="28"/>
        </w:rPr>
        <w:t xml:space="preserve"> để triển khai hệ thống tài khoản, giúp   khách hàng lưu trữ giỏ hàng, lịch sử mua sắm và nhận ưu đãi cá nhân.</w:t>
      </w:r>
    </w:p>
    <w:p w14:paraId="52B5321A" w14:textId="77777777" w:rsidR="008F094B" w:rsidRPr="008F094B" w:rsidRDefault="008F094B" w:rsidP="008F094B">
      <w:pPr>
        <w:pStyle w:val="NormalWeb"/>
        <w:spacing w:beforeAutospacing="0" w:afterAutospacing="0" w:line="21" w:lineRule="atLeast"/>
        <w:rPr>
          <w:color w:val="000000" w:themeColor="text1"/>
          <w:sz w:val="28"/>
          <w:szCs w:val="28"/>
        </w:rPr>
      </w:pPr>
    </w:p>
    <w:p w14:paraId="0C4FEB76" w14:textId="77777777" w:rsidR="008F094B" w:rsidRPr="008F094B" w:rsidRDefault="008F094B" w:rsidP="008F094B">
      <w:pPr>
        <w:pStyle w:val="NormalWeb"/>
        <w:spacing w:beforeAutospacing="0" w:afterAutospacing="0" w:line="21" w:lineRule="atLeast"/>
        <w:rPr>
          <w:b/>
          <w:color w:val="000000" w:themeColor="text1"/>
          <w:sz w:val="28"/>
          <w:szCs w:val="28"/>
          <w:lang w:val="vi-VN"/>
        </w:rPr>
      </w:pPr>
      <w:r w:rsidRPr="008F094B">
        <w:rPr>
          <w:b/>
          <w:color w:val="000000" w:themeColor="text1"/>
          <w:sz w:val="28"/>
          <w:szCs w:val="28"/>
        </w:rPr>
        <w:t>Hệ thống quản trị:</w:t>
      </w:r>
    </w:p>
    <w:p w14:paraId="7108C370"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783E9B04" w14:textId="77777777" w:rsidR="008F094B" w:rsidRPr="008F094B" w:rsidRDefault="008F094B" w:rsidP="008F094B">
      <w:pPr>
        <w:pStyle w:val="NormalWeb"/>
        <w:spacing w:beforeAutospacing="0" w:afterAutospacing="0" w:line="21" w:lineRule="atLeast"/>
        <w:rPr>
          <w:color w:val="000000" w:themeColor="text1"/>
          <w:sz w:val="28"/>
          <w:szCs w:val="28"/>
          <w:lang w:val="vi-VN"/>
        </w:rPr>
      </w:pPr>
      <w:r w:rsidRPr="008F094B">
        <w:rPr>
          <w:color w:val="000000" w:themeColor="text1"/>
          <w:sz w:val="28"/>
          <w:szCs w:val="28"/>
        </w:rPr>
        <w:t>- Xây dựng trang quản lý kho hàng thông minh, tự động cập nhật trạng thái   "Còn hàng/Hết hàng" theo thời gian thực để thông tin đến người dùng luôn   chính xác.</w:t>
      </w:r>
    </w:p>
    <w:p w14:paraId="14CDE80F"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3A4C47D0"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b/>
          <w:color w:val="000000" w:themeColor="text1"/>
          <w:sz w:val="28"/>
          <w:szCs w:val="28"/>
        </w:rPr>
        <w:lastRenderedPageBreak/>
        <w:t>Cá nhân hóa trải nghiệm:</w:t>
      </w:r>
    </w:p>
    <w:p w14:paraId="1B6BD187" w14:textId="77777777" w:rsidR="008F094B" w:rsidRPr="008F094B" w:rsidRDefault="008F094B" w:rsidP="008F094B">
      <w:pPr>
        <w:pStyle w:val="NormalWeb"/>
        <w:spacing w:beforeAutospacing="0" w:afterAutospacing="0" w:line="21" w:lineRule="atLeast"/>
        <w:rPr>
          <w:color w:val="000000" w:themeColor="text1"/>
          <w:sz w:val="28"/>
          <w:szCs w:val="28"/>
          <w:lang w:val="vi-VN"/>
        </w:rPr>
      </w:pPr>
      <w:r w:rsidRPr="008F094B">
        <w:rPr>
          <w:color w:val="000000" w:themeColor="text1"/>
          <w:sz w:val="28"/>
          <w:szCs w:val="28"/>
        </w:rPr>
        <w:t>-Ứng dụng thuật toán gợi ý sản phẩm liên quan (Ví dụ: Mua sổ tay gợi   ý mua bút/thước đi kèm) nhằm tăng giá trị đơn hàng và sự hài lòng của   khách hàng.</w:t>
      </w:r>
    </w:p>
    <w:p w14:paraId="1251EF27"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6C506D1A" w14:textId="77777777" w:rsidR="008F094B" w:rsidRPr="008F094B" w:rsidRDefault="008F094B" w:rsidP="008F094B">
      <w:pPr>
        <w:pStyle w:val="NormalWeb"/>
        <w:spacing w:beforeAutospacing="0" w:afterAutospacing="0" w:line="21" w:lineRule="atLeast"/>
        <w:rPr>
          <w:b/>
          <w:color w:val="000000" w:themeColor="text1"/>
          <w:sz w:val="28"/>
          <w:szCs w:val="28"/>
          <w:lang w:val="vi-VN"/>
        </w:rPr>
      </w:pPr>
      <w:r w:rsidRPr="008F094B">
        <w:rPr>
          <w:b/>
          <w:color w:val="000000" w:themeColor="text1"/>
          <w:sz w:val="28"/>
          <w:szCs w:val="28"/>
        </w:rPr>
        <w:t>Thanh toán một chạm:</w:t>
      </w:r>
    </w:p>
    <w:p w14:paraId="647678A7" w14:textId="77777777" w:rsidR="008F094B" w:rsidRPr="008F094B" w:rsidRDefault="008F094B" w:rsidP="008F094B">
      <w:pPr>
        <w:pStyle w:val="NormalWeb"/>
        <w:spacing w:beforeAutospacing="0" w:afterAutospacing="0" w:line="21" w:lineRule="atLeast"/>
        <w:rPr>
          <w:color w:val="000000" w:themeColor="text1"/>
          <w:sz w:val="28"/>
          <w:szCs w:val="28"/>
          <w:lang w:val="vi-VN"/>
        </w:rPr>
      </w:pPr>
    </w:p>
    <w:p w14:paraId="2FFF8266" w14:textId="77777777" w:rsidR="008F094B" w:rsidRPr="008F094B" w:rsidRDefault="008F094B" w:rsidP="008F094B">
      <w:pPr>
        <w:pStyle w:val="NormalWeb"/>
        <w:spacing w:beforeAutospacing="0" w:afterAutospacing="0" w:line="21" w:lineRule="atLeast"/>
        <w:rPr>
          <w:color w:val="000000" w:themeColor="text1"/>
          <w:sz w:val="28"/>
          <w:szCs w:val="28"/>
        </w:rPr>
      </w:pPr>
      <w:r w:rsidRPr="008F094B">
        <w:rPr>
          <w:color w:val="000000" w:themeColor="text1"/>
          <w:sz w:val="28"/>
          <w:szCs w:val="28"/>
        </w:rPr>
        <w:t>- Tích hợp các cổng thanh toán điện tử (MoMo, VNPAY, ZaloPay) để hoàn   thiện chu trình mua hàng từ A-Z ngay trên website.</w:t>
      </w:r>
    </w:p>
    <w:p w14:paraId="783A53D3" w14:textId="77777777" w:rsidR="008F094B" w:rsidRPr="008F094B" w:rsidRDefault="008F094B" w:rsidP="008F094B">
      <w:pPr>
        <w:widowControl/>
        <w:spacing w:after="240"/>
        <w:rPr>
          <w:color w:val="000000" w:themeColor="text1"/>
          <w:sz w:val="28"/>
          <w:szCs w:val="28"/>
          <w:lang w:val="en-US"/>
        </w:rPr>
      </w:pPr>
    </w:p>
    <w:p w14:paraId="70AEBE82" w14:textId="07EEE970" w:rsidR="008F094B" w:rsidRPr="008F094B" w:rsidRDefault="008F094B" w:rsidP="008A14D8">
      <w:pPr>
        <w:pStyle w:val="Heading1"/>
      </w:pPr>
      <w:bookmarkStart w:id="52" w:name="_Toc226442060"/>
      <w:bookmarkStart w:id="53" w:name="_Toc226490038"/>
      <w:r w:rsidRPr="008F094B">
        <w:t>C</w:t>
      </w:r>
      <w:r w:rsidR="008A14D8">
        <w:t>hương</w:t>
      </w:r>
      <w:r w:rsidRPr="008F094B">
        <w:t xml:space="preserve"> 5: </w:t>
      </w:r>
      <w:bookmarkEnd w:id="52"/>
      <w:r w:rsidR="008A14D8">
        <w:t>Danh mục hình</w:t>
      </w:r>
      <w:bookmarkEnd w:id="53"/>
    </w:p>
    <w:p w14:paraId="7ACF80FA" w14:textId="77777777" w:rsidR="008F094B" w:rsidRPr="008F094B" w:rsidRDefault="008F094B" w:rsidP="008F094B">
      <w:pPr>
        <w:rPr>
          <w:sz w:val="28"/>
          <w:szCs w:val="28"/>
          <w:lang w:val="en-US"/>
        </w:rPr>
      </w:pPr>
    </w:p>
    <w:p w14:paraId="0593EB7D" w14:textId="77777777" w:rsidR="008F094B" w:rsidRPr="008F094B" w:rsidRDefault="008F094B" w:rsidP="008F094B">
      <w:pPr>
        <w:pStyle w:val="Caption"/>
        <w:outlineLvl w:val="1"/>
        <w:rPr>
          <w:b/>
          <w:bCs/>
          <w:sz w:val="28"/>
          <w:szCs w:val="28"/>
          <w:lang w:val="en-US"/>
        </w:rPr>
      </w:pPr>
      <w:bookmarkStart w:id="54" w:name="_Toc226442061"/>
      <w:bookmarkStart w:id="55" w:name="_Toc226490039"/>
      <w:r w:rsidRPr="008F094B">
        <w:rPr>
          <w:b/>
          <w:bCs/>
          <w:color w:val="000000" w:themeColor="text1"/>
          <w:sz w:val="28"/>
          <w:szCs w:val="28"/>
          <w:lang w:val="en-US"/>
        </w:rPr>
        <w:t xml:space="preserve">5.1 </w:t>
      </w:r>
      <w:r w:rsidRPr="008F094B">
        <w:rPr>
          <w:b/>
          <w:bCs/>
          <w:sz w:val="28"/>
          <w:szCs w:val="28"/>
        </w:rPr>
        <w:t xml:space="preserve">Hình </w:t>
      </w:r>
      <w:r w:rsidRPr="008F094B">
        <w:rPr>
          <w:b/>
          <w:bCs/>
          <w:sz w:val="28"/>
          <w:szCs w:val="28"/>
          <w:lang w:val="en-US"/>
        </w:rPr>
        <w:t>1: Trang đăng nhập</w:t>
      </w:r>
      <w:bookmarkEnd w:id="54"/>
      <w:bookmarkEnd w:id="55"/>
    </w:p>
    <w:p w14:paraId="16BDC6D8" w14:textId="77777777" w:rsidR="008F094B" w:rsidRPr="008F094B" w:rsidRDefault="008F094B" w:rsidP="008F094B">
      <w:pPr>
        <w:pStyle w:val="Caption"/>
        <w:outlineLvl w:val="1"/>
        <w:rPr>
          <w:b/>
          <w:bCs/>
          <w:sz w:val="28"/>
          <w:szCs w:val="28"/>
          <w:lang w:val="en-US"/>
        </w:rPr>
      </w:pPr>
      <w:bookmarkStart w:id="56" w:name="_Toc226442062"/>
      <w:bookmarkStart w:id="57" w:name="_Toc226490040"/>
      <w:r w:rsidRPr="008F094B">
        <w:rPr>
          <w:b/>
          <w:bCs/>
          <w:color w:val="000000" w:themeColor="text1"/>
          <w:sz w:val="28"/>
          <w:szCs w:val="28"/>
          <w:lang w:val="en-US"/>
        </w:rPr>
        <w:t xml:space="preserve">5.2 </w:t>
      </w:r>
      <w:r w:rsidRPr="008F094B">
        <w:rPr>
          <w:b/>
          <w:bCs/>
          <w:sz w:val="28"/>
          <w:szCs w:val="28"/>
        </w:rPr>
        <w:t xml:space="preserve">Hình </w:t>
      </w:r>
      <w:r w:rsidRPr="008F094B">
        <w:rPr>
          <w:b/>
          <w:bCs/>
          <w:sz w:val="28"/>
          <w:szCs w:val="28"/>
          <w:lang w:val="en-US"/>
        </w:rPr>
        <w:t>2: Trang đăng ký</w:t>
      </w:r>
      <w:bookmarkEnd w:id="56"/>
      <w:bookmarkEnd w:id="57"/>
    </w:p>
    <w:p w14:paraId="09821B4C" w14:textId="77777777" w:rsidR="008F094B" w:rsidRPr="008F094B" w:rsidRDefault="008F094B" w:rsidP="008F094B">
      <w:pPr>
        <w:pStyle w:val="Caption"/>
        <w:outlineLvl w:val="1"/>
        <w:rPr>
          <w:b/>
          <w:bCs/>
          <w:sz w:val="28"/>
          <w:szCs w:val="28"/>
          <w:lang w:val="en-US"/>
        </w:rPr>
      </w:pPr>
      <w:bookmarkStart w:id="58" w:name="_Toc226442063"/>
      <w:bookmarkStart w:id="59" w:name="_Toc226490041"/>
      <w:r w:rsidRPr="008F094B">
        <w:rPr>
          <w:b/>
          <w:bCs/>
          <w:color w:val="000000" w:themeColor="text1"/>
          <w:sz w:val="28"/>
          <w:szCs w:val="28"/>
          <w:lang w:val="en-US"/>
        </w:rPr>
        <w:t>5.3</w:t>
      </w:r>
      <w:r w:rsidRPr="008F094B">
        <w:rPr>
          <w:b/>
          <w:bCs/>
          <w:sz w:val="28"/>
          <w:szCs w:val="28"/>
        </w:rPr>
        <w:t xml:space="preserve"> Hình </w:t>
      </w:r>
      <w:r w:rsidRPr="008F094B">
        <w:rPr>
          <w:b/>
          <w:bCs/>
          <w:sz w:val="28"/>
          <w:szCs w:val="28"/>
          <w:lang w:val="en-US"/>
        </w:rPr>
        <w:t>3: Trang giỏ hàng</w:t>
      </w:r>
      <w:bookmarkEnd w:id="58"/>
      <w:bookmarkEnd w:id="59"/>
    </w:p>
    <w:p w14:paraId="5F5DE961" w14:textId="3E2A3CB6" w:rsidR="008F094B" w:rsidRPr="008F094B" w:rsidRDefault="008A14D8" w:rsidP="008F094B">
      <w:pPr>
        <w:pStyle w:val="Caption"/>
        <w:outlineLvl w:val="1"/>
        <w:rPr>
          <w:b/>
          <w:bCs/>
          <w:sz w:val="28"/>
          <w:szCs w:val="28"/>
          <w:lang w:val="en-US"/>
        </w:rPr>
      </w:pPr>
      <w:bookmarkStart w:id="60" w:name="_Toc226442064"/>
      <w:bookmarkStart w:id="61" w:name="_Toc226490042"/>
      <w:r w:rsidRPr="008A14D8">
        <w:rPr>
          <w:b/>
          <w:bCs/>
          <w:color w:val="000000" w:themeColor="text1"/>
          <w:sz w:val="28"/>
          <w:szCs w:val="28"/>
          <w:lang w:val="en-US"/>
        </w:rPr>
        <w:t>5.4</w:t>
      </w:r>
      <w:r w:rsidR="008F094B" w:rsidRPr="008A14D8">
        <w:rPr>
          <w:b/>
          <w:bCs/>
          <w:color w:val="000000" w:themeColor="text1"/>
          <w:sz w:val="28"/>
          <w:szCs w:val="28"/>
          <w:lang w:val="en-US"/>
        </w:rPr>
        <w:t xml:space="preserve"> </w:t>
      </w:r>
      <w:r w:rsidR="008F094B" w:rsidRPr="008F094B">
        <w:rPr>
          <w:b/>
          <w:bCs/>
          <w:sz w:val="28"/>
          <w:szCs w:val="28"/>
        </w:rPr>
        <w:t xml:space="preserve">Hình </w:t>
      </w:r>
      <w:r w:rsidR="008F094B" w:rsidRPr="008F094B">
        <w:rPr>
          <w:b/>
          <w:bCs/>
          <w:sz w:val="28"/>
          <w:szCs w:val="28"/>
          <w:lang w:val="en-US"/>
        </w:rPr>
        <w:t>4: Trang chi tiết sản phẩm</w:t>
      </w:r>
      <w:bookmarkEnd w:id="60"/>
      <w:bookmarkEnd w:id="61"/>
    </w:p>
    <w:p w14:paraId="451B8669" w14:textId="77777777" w:rsidR="008A14D8" w:rsidRDefault="008F094B" w:rsidP="008A14D8">
      <w:pPr>
        <w:pStyle w:val="Caption"/>
        <w:outlineLvl w:val="1"/>
        <w:rPr>
          <w:b/>
          <w:bCs/>
          <w:sz w:val="28"/>
          <w:szCs w:val="28"/>
          <w:lang w:val="en-US"/>
        </w:rPr>
      </w:pPr>
      <w:bookmarkStart w:id="62" w:name="_Toc226442065"/>
      <w:bookmarkStart w:id="63" w:name="_Toc226490043"/>
      <w:r w:rsidRPr="008A14D8">
        <w:rPr>
          <w:b/>
          <w:bCs/>
          <w:color w:val="000000" w:themeColor="text1"/>
          <w:sz w:val="28"/>
          <w:szCs w:val="28"/>
          <w:lang w:val="en-US"/>
        </w:rPr>
        <w:t xml:space="preserve">5.5 </w:t>
      </w:r>
      <w:bookmarkEnd w:id="62"/>
      <w:r w:rsidR="008A14D8" w:rsidRPr="008A14D8">
        <w:rPr>
          <w:b/>
          <w:bCs/>
          <w:sz w:val="28"/>
          <w:szCs w:val="28"/>
        </w:rPr>
        <w:t xml:space="preserve">Hình </w:t>
      </w:r>
      <w:r w:rsidR="008A14D8" w:rsidRPr="008A14D8">
        <w:rPr>
          <w:b/>
          <w:bCs/>
          <w:sz w:val="28"/>
          <w:szCs w:val="28"/>
          <w:lang w:val="en-US"/>
        </w:rPr>
        <w:t>5: Sơ đồ cấu trúc Website</w:t>
      </w:r>
      <w:bookmarkEnd w:id="63"/>
    </w:p>
    <w:p w14:paraId="55904EB6" w14:textId="77777777" w:rsidR="008A14D8" w:rsidRPr="008A14D8" w:rsidRDefault="008A14D8" w:rsidP="008A14D8">
      <w:pPr>
        <w:rPr>
          <w:lang w:val="en-US"/>
        </w:rPr>
      </w:pPr>
    </w:p>
    <w:p w14:paraId="244ECF71" w14:textId="4C0039B8" w:rsidR="008F094B" w:rsidRPr="008F094B" w:rsidRDefault="008F094B" w:rsidP="008A14D8">
      <w:pPr>
        <w:widowControl/>
        <w:autoSpaceDE/>
        <w:autoSpaceDN/>
        <w:rPr>
          <w:rFonts w:eastAsia="SimSun"/>
          <w:color w:val="000000" w:themeColor="text1"/>
          <w:sz w:val="28"/>
          <w:szCs w:val="28"/>
          <w:lang w:val="en-US" w:eastAsia="zh-CN"/>
        </w:rPr>
      </w:pPr>
    </w:p>
    <w:p w14:paraId="7BDB1EEA" w14:textId="77777777" w:rsidR="008F094B" w:rsidRPr="008F094B" w:rsidRDefault="008F094B">
      <w:pPr>
        <w:rPr>
          <w:sz w:val="28"/>
          <w:szCs w:val="28"/>
          <w:lang w:val="en-US"/>
        </w:rPr>
      </w:pPr>
    </w:p>
    <w:sectPr w:rsidR="008F094B" w:rsidRPr="008F094B" w:rsidSect="00DA3DF8">
      <w:footerReference w:type="default" r:id="rId21"/>
      <w:pgSz w:w="11910" w:h="16840" w:code="9"/>
      <w:pgMar w:top="1134" w:right="851" w:bottom="1134" w:left="1701" w:header="0" w:footer="1021" w:gutter="289"/>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418C" w14:textId="77777777" w:rsidR="005C29F2" w:rsidRDefault="005C29F2" w:rsidP="008F094B">
      <w:r>
        <w:separator/>
      </w:r>
    </w:p>
  </w:endnote>
  <w:endnote w:type="continuationSeparator" w:id="0">
    <w:p w14:paraId="0F5503DE" w14:textId="77777777" w:rsidR="005C29F2" w:rsidRDefault="005C29F2" w:rsidP="008F0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monospace">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687485"/>
      <w:docPartObj>
        <w:docPartGallery w:val="Page Numbers (Bottom of Page)"/>
        <w:docPartUnique/>
      </w:docPartObj>
    </w:sdtPr>
    <w:sdtEndPr>
      <w:rPr>
        <w:noProof/>
      </w:rPr>
    </w:sdtEndPr>
    <w:sdtContent>
      <w:p w14:paraId="5D00C04F" w14:textId="7ED7ECC8" w:rsidR="00F81901" w:rsidRDefault="00F819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602D75" w14:textId="77777777" w:rsidR="00F81901" w:rsidRDefault="00F81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FDB9" w14:textId="77777777" w:rsidR="005C29F2" w:rsidRDefault="005C29F2" w:rsidP="008F094B">
      <w:r>
        <w:separator/>
      </w:r>
    </w:p>
  </w:footnote>
  <w:footnote w:type="continuationSeparator" w:id="0">
    <w:p w14:paraId="70B5EF84" w14:textId="77777777" w:rsidR="005C29F2" w:rsidRDefault="005C29F2" w:rsidP="008F09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F0ED3"/>
    <w:multiLevelType w:val="multilevel"/>
    <w:tmpl w:val="C5D4D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DB6B05"/>
    <w:multiLevelType w:val="multilevel"/>
    <w:tmpl w:val="FE6AC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456593">
    <w:abstractNumId w:val="0"/>
  </w:num>
  <w:num w:numId="2" w16cid:durableId="735526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ê Nguyễn">
    <w15:presenceInfo w15:providerId="Windows Live" w15:userId="084c5a266911ca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94B"/>
    <w:rsid w:val="000C2079"/>
    <w:rsid w:val="00103EF1"/>
    <w:rsid w:val="0024769C"/>
    <w:rsid w:val="00377E3B"/>
    <w:rsid w:val="003942D3"/>
    <w:rsid w:val="00544354"/>
    <w:rsid w:val="005C29F2"/>
    <w:rsid w:val="005C339E"/>
    <w:rsid w:val="006523D8"/>
    <w:rsid w:val="0070696C"/>
    <w:rsid w:val="00757AAA"/>
    <w:rsid w:val="007D1AFA"/>
    <w:rsid w:val="0085367B"/>
    <w:rsid w:val="008A14D8"/>
    <w:rsid w:val="008F094B"/>
    <w:rsid w:val="00A71CC6"/>
    <w:rsid w:val="00A8172A"/>
    <w:rsid w:val="00B34375"/>
    <w:rsid w:val="00B503F7"/>
    <w:rsid w:val="00B71A51"/>
    <w:rsid w:val="00C37793"/>
    <w:rsid w:val="00C73873"/>
    <w:rsid w:val="00D25059"/>
    <w:rsid w:val="00DA3DF8"/>
    <w:rsid w:val="00EC498E"/>
    <w:rsid w:val="00F20005"/>
    <w:rsid w:val="00F23550"/>
    <w:rsid w:val="00F81901"/>
    <w:rsid w:val="00FE5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FB13D"/>
  <w15:chartTrackingRefBased/>
  <w15:docId w15:val="{BA80AFB3-EDA8-420A-B2BA-62A97CC5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094B"/>
    <w:pPr>
      <w:widowControl w:val="0"/>
      <w:autoSpaceDE w:val="0"/>
      <w:autoSpaceDN w:val="0"/>
      <w:spacing w:after="0" w:line="240" w:lineRule="auto"/>
    </w:pPr>
    <w:rPr>
      <w:rFonts w:ascii="Times New Roman" w:eastAsia="Times New Roman" w:hAnsi="Times New Roman" w:cs="Times New Roman"/>
      <w:kern w:val="0"/>
      <w:sz w:val="22"/>
      <w:szCs w:val="22"/>
      <w:lang w:val="vi" w:eastAsia="vi"/>
      <w14:ligatures w14:val="none"/>
    </w:rPr>
  </w:style>
  <w:style w:type="paragraph" w:styleId="Heading1">
    <w:name w:val="heading 1"/>
    <w:basedOn w:val="Normal"/>
    <w:next w:val="Normal"/>
    <w:link w:val="Heading1Char"/>
    <w:autoRedefine/>
    <w:uiPriority w:val="1"/>
    <w:qFormat/>
    <w:rsid w:val="008A14D8"/>
    <w:pPr>
      <w:keepNext/>
      <w:keepLines/>
      <w:spacing w:before="240" w:line="312" w:lineRule="auto"/>
      <w:outlineLvl w:val="0"/>
    </w:pPr>
    <w:rPr>
      <w:b/>
      <w:color w:val="000000" w:themeColor="text1"/>
      <w:sz w:val="28"/>
      <w:szCs w:val="28"/>
      <w:lang w:val="en-US"/>
    </w:rPr>
  </w:style>
  <w:style w:type="paragraph" w:styleId="Heading2">
    <w:name w:val="heading 2"/>
    <w:basedOn w:val="Normal"/>
    <w:next w:val="Normal"/>
    <w:link w:val="Heading2Char"/>
    <w:autoRedefine/>
    <w:unhideWhenUsed/>
    <w:qFormat/>
    <w:rsid w:val="008A14D8"/>
    <w:pPr>
      <w:keepNext/>
      <w:keepLines/>
      <w:spacing w:before="40" w:line="312" w:lineRule="auto"/>
      <w:outlineLvl w:val="1"/>
    </w:pPr>
    <w:rPr>
      <w:b/>
      <w:color w:val="000000" w:themeColor="text1"/>
      <w:sz w:val="28"/>
      <w:szCs w:val="28"/>
    </w:rPr>
  </w:style>
  <w:style w:type="paragraph" w:styleId="Heading3">
    <w:name w:val="heading 3"/>
    <w:basedOn w:val="Normal"/>
    <w:next w:val="Normal"/>
    <w:link w:val="Heading3Char"/>
    <w:autoRedefine/>
    <w:unhideWhenUsed/>
    <w:qFormat/>
    <w:rsid w:val="003942D3"/>
    <w:pPr>
      <w:keepNext/>
      <w:keepLines/>
      <w:spacing w:before="40" w:line="312" w:lineRule="auto"/>
      <w:outlineLvl w:val="2"/>
    </w:pPr>
    <w:rPr>
      <w:rFonts w:asciiTheme="majorHAnsi" w:hAnsiTheme="majorHAnsi"/>
      <w:b/>
      <w:color w:val="000000" w:themeColor="text1"/>
      <w:sz w:val="28"/>
    </w:rPr>
  </w:style>
  <w:style w:type="paragraph" w:styleId="Heading4">
    <w:name w:val="heading 4"/>
    <w:basedOn w:val="Normal"/>
    <w:next w:val="Normal"/>
    <w:link w:val="Heading4Char"/>
    <w:uiPriority w:val="9"/>
    <w:semiHidden/>
    <w:unhideWhenUsed/>
    <w:qFormat/>
    <w:rsid w:val="008F0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9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9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9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9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qFormat/>
    <w:rsid w:val="003942D3"/>
    <w:rPr>
      <w:rFonts w:asciiTheme="majorHAnsi" w:eastAsia="Times New Roman" w:hAnsiTheme="majorHAnsi"/>
      <w:b/>
      <w:color w:val="000000" w:themeColor="text1"/>
      <w:sz w:val="28"/>
    </w:rPr>
  </w:style>
  <w:style w:type="character" w:customStyle="1" w:styleId="Heading2Char">
    <w:name w:val="Heading 2 Char"/>
    <w:link w:val="Heading2"/>
    <w:qFormat/>
    <w:rsid w:val="008A14D8"/>
    <w:rPr>
      <w:rFonts w:ascii="Times New Roman" w:eastAsia="Times New Roman" w:hAnsi="Times New Roman" w:cs="Times New Roman"/>
      <w:b/>
      <w:color w:val="000000" w:themeColor="text1"/>
      <w:kern w:val="0"/>
      <w:sz w:val="28"/>
      <w:szCs w:val="28"/>
      <w:lang w:val="vi" w:eastAsia="vi"/>
      <w14:ligatures w14:val="none"/>
    </w:rPr>
  </w:style>
  <w:style w:type="character" w:customStyle="1" w:styleId="Heading1Char">
    <w:name w:val="Heading 1 Char"/>
    <w:link w:val="Heading1"/>
    <w:uiPriority w:val="1"/>
    <w:qFormat/>
    <w:rsid w:val="008A14D8"/>
    <w:rPr>
      <w:rFonts w:ascii="Times New Roman" w:eastAsia="Times New Roman" w:hAnsi="Times New Roman" w:cs="Times New Roman"/>
      <w:b/>
      <w:color w:val="000000" w:themeColor="text1"/>
      <w:kern w:val="0"/>
      <w:sz w:val="28"/>
      <w:szCs w:val="28"/>
      <w:lang w:eastAsia="vi"/>
      <w14:ligatures w14:val="none"/>
    </w:rPr>
  </w:style>
  <w:style w:type="character" w:customStyle="1" w:styleId="Heading4Char">
    <w:name w:val="Heading 4 Char"/>
    <w:basedOn w:val="DefaultParagraphFont"/>
    <w:link w:val="Heading4"/>
    <w:uiPriority w:val="9"/>
    <w:semiHidden/>
    <w:rsid w:val="008F0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94B"/>
    <w:rPr>
      <w:rFonts w:eastAsiaTheme="majorEastAsia" w:cstheme="majorBidi"/>
      <w:color w:val="272727" w:themeColor="text1" w:themeTint="D8"/>
    </w:rPr>
  </w:style>
  <w:style w:type="paragraph" w:styleId="Title">
    <w:name w:val="Title"/>
    <w:basedOn w:val="Normal"/>
    <w:next w:val="Normal"/>
    <w:link w:val="TitleChar"/>
    <w:uiPriority w:val="10"/>
    <w:qFormat/>
    <w:rsid w:val="008F0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94B"/>
    <w:pPr>
      <w:spacing w:before="160"/>
      <w:jc w:val="center"/>
    </w:pPr>
    <w:rPr>
      <w:i/>
      <w:iCs/>
      <w:color w:val="404040" w:themeColor="text1" w:themeTint="BF"/>
    </w:rPr>
  </w:style>
  <w:style w:type="character" w:customStyle="1" w:styleId="QuoteChar">
    <w:name w:val="Quote Char"/>
    <w:basedOn w:val="DefaultParagraphFont"/>
    <w:link w:val="Quote"/>
    <w:uiPriority w:val="29"/>
    <w:rsid w:val="008F094B"/>
    <w:rPr>
      <w:i/>
      <w:iCs/>
      <w:color w:val="404040" w:themeColor="text1" w:themeTint="BF"/>
    </w:rPr>
  </w:style>
  <w:style w:type="paragraph" w:styleId="ListParagraph">
    <w:name w:val="List Paragraph"/>
    <w:basedOn w:val="Normal"/>
    <w:uiPriority w:val="34"/>
    <w:qFormat/>
    <w:rsid w:val="008F094B"/>
    <w:pPr>
      <w:ind w:left="720"/>
      <w:contextualSpacing/>
    </w:pPr>
  </w:style>
  <w:style w:type="character" w:styleId="IntenseEmphasis">
    <w:name w:val="Intense Emphasis"/>
    <w:basedOn w:val="DefaultParagraphFont"/>
    <w:uiPriority w:val="21"/>
    <w:qFormat/>
    <w:rsid w:val="008F094B"/>
    <w:rPr>
      <w:i/>
      <w:iCs/>
      <w:color w:val="2F5496" w:themeColor="accent1" w:themeShade="BF"/>
    </w:rPr>
  </w:style>
  <w:style w:type="paragraph" w:styleId="IntenseQuote">
    <w:name w:val="Intense Quote"/>
    <w:basedOn w:val="Normal"/>
    <w:next w:val="Normal"/>
    <w:link w:val="IntenseQuoteChar"/>
    <w:uiPriority w:val="30"/>
    <w:qFormat/>
    <w:rsid w:val="008F0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94B"/>
    <w:rPr>
      <w:i/>
      <w:iCs/>
      <w:color w:val="2F5496" w:themeColor="accent1" w:themeShade="BF"/>
    </w:rPr>
  </w:style>
  <w:style w:type="character" w:styleId="IntenseReference">
    <w:name w:val="Intense Reference"/>
    <w:basedOn w:val="DefaultParagraphFont"/>
    <w:uiPriority w:val="32"/>
    <w:qFormat/>
    <w:rsid w:val="008F094B"/>
    <w:rPr>
      <w:b/>
      <w:bCs/>
      <w:smallCaps/>
      <w:color w:val="2F5496" w:themeColor="accent1" w:themeShade="BF"/>
      <w:spacing w:val="5"/>
    </w:rPr>
  </w:style>
  <w:style w:type="paragraph" w:styleId="BodyText">
    <w:name w:val="Body Text"/>
    <w:basedOn w:val="Normal"/>
    <w:link w:val="BodyTextChar"/>
    <w:uiPriority w:val="1"/>
    <w:qFormat/>
    <w:rsid w:val="008F094B"/>
    <w:rPr>
      <w:b/>
      <w:bCs/>
      <w:sz w:val="26"/>
      <w:szCs w:val="26"/>
    </w:rPr>
  </w:style>
  <w:style w:type="character" w:customStyle="1" w:styleId="BodyTextChar">
    <w:name w:val="Body Text Char"/>
    <w:basedOn w:val="DefaultParagraphFont"/>
    <w:link w:val="BodyText"/>
    <w:uiPriority w:val="1"/>
    <w:rsid w:val="008F094B"/>
    <w:rPr>
      <w:rFonts w:ascii="Times New Roman" w:eastAsia="Times New Roman" w:hAnsi="Times New Roman" w:cs="Times New Roman"/>
      <w:b/>
      <w:bCs/>
      <w:kern w:val="0"/>
      <w:sz w:val="26"/>
      <w:szCs w:val="26"/>
      <w:lang w:val="vi" w:eastAsia="vi"/>
      <w14:ligatures w14:val="none"/>
    </w:rPr>
  </w:style>
  <w:style w:type="paragraph" w:styleId="NormalWeb">
    <w:name w:val="Normal (Web)"/>
    <w:uiPriority w:val="99"/>
    <w:rsid w:val="008F094B"/>
    <w:pPr>
      <w:spacing w:beforeAutospacing="1" w:after="0" w:afterAutospacing="1"/>
    </w:pPr>
    <w:rPr>
      <w:rFonts w:ascii="Times New Roman" w:eastAsia="SimSun" w:hAnsi="Times New Roman" w:cs="Times New Roman"/>
      <w:kern w:val="0"/>
      <w:lang w:eastAsia="zh-CN"/>
      <w14:ligatures w14:val="none"/>
    </w:rPr>
  </w:style>
  <w:style w:type="paragraph" w:styleId="Header">
    <w:name w:val="header"/>
    <w:basedOn w:val="Normal"/>
    <w:link w:val="HeaderChar"/>
    <w:uiPriority w:val="99"/>
    <w:unhideWhenUsed/>
    <w:rsid w:val="008F094B"/>
    <w:pPr>
      <w:tabs>
        <w:tab w:val="center" w:pos="4680"/>
        <w:tab w:val="right" w:pos="9360"/>
      </w:tabs>
    </w:pPr>
  </w:style>
  <w:style w:type="character" w:customStyle="1" w:styleId="HeaderChar">
    <w:name w:val="Header Char"/>
    <w:basedOn w:val="DefaultParagraphFont"/>
    <w:link w:val="Header"/>
    <w:uiPriority w:val="99"/>
    <w:rsid w:val="008F094B"/>
    <w:rPr>
      <w:rFonts w:ascii="Times New Roman" w:eastAsia="Times New Roman" w:hAnsi="Times New Roman" w:cs="Times New Roman"/>
      <w:kern w:val="0"/>
      <w:sz w:val="22"/>
      <w:szCs w:val="22"/>
      <w:lang w:val="vi" w:eastAsia="vi"/>
      <w14:ligatures w14:val="none"/>
    </w:rPr>
  </w:style>
  <w:style w:type="paragraph" w:styleId="Footer">
    <w:name w:val="footer"/>
    <w:basedOn w:val="Normal"/>
    <w:link w:val="FooterChar"/>
    <w:uiPriority w:val="99"/>
    <w:unhideWhenUsed/>
    <w:rsid w:val="008F094B"/>
    <w:pPr>
      <w:tabs>
        <w:tab w:val="center" w:pos="4680"/>
        <w:tab w:val="right" w:pos="9360"/>
      </w:tabs>
    </w:pPr>
  </w:style>
  <w:style w:type="character" w:customStyle="1" w:styleId="FooterChar">
    <w:name w:val="Footer Char"/>
    <w:basedOn w:val="DefaultParagraphFont"/>
    <w:link w:val="Footer"/>
    <w:uiPriority w:val="99"/>
    <w:rsid w:val="008F094B"/>
    <w:rPr>
      <w:rFonts w:ascii="Times New Roman" w:eastAsia="Times New Roman" w:hAnsi="Times New Roman" w:cs="Times New Roman"/>
      <w:kern w:val="0"/>
      <w:sz w:val="22"/>
      <w:szCs w:val="22"/>
      <w:lang w:val="vi" w:eastAsia="vi"/>
      <w14:ligatures w14:val="none"/>
    </w:rPr>
  </w:style>
  <w:style w:type="paragraph" w:styleId="TOC1">
    <w:name w:val="toc 1"/>
    <w:basedOn w:val="Normal"/>
    <w:next w:val="Normal"/>
    <w:uiPriority w:val="39"/>
    <w:qFormat/>
    <w:rsid w:val="008F094B"/>
    <w:pPr>
      <w:spacing w:before="145"/>
      <w:ind w:right="120" w:hanging="1094"/>
      <w:jc w:val="right"/>
    </w:pPr>
    <w:rPr>
      <w:sz w:val="26"/>
      <w:szCs w:val="26"/>
    </w:rPr>
  </w:style>
  <w:style w:type="paragraph" w:styleId="Caption">
    <w:name w:val="caption"/>
    <w:basedOn w:val="Normal"/>
    <w:next w:val="Normal"/>
    <w:unhideWhenUsed/>
    <w:qFormat/>
    <w:rsid w:val="008F094B"/>
    <w:pPr>
      <w:spacing w:after="200"/>
    </w:pPr>
    <w:rPr>
      <w:i/>
      <w:iCs/>
      <w:color w:val="44546A" w:themeColor="text2"/>
      <w:sz w:val="18"/>
      <w:szCs w:val="18"/>
    </w:rPr>
  </w:style>
  <w:style w:type="paragraph" w:styleId="TOCHeading">
    <w:name w:val="TOC Heading"/>
    <w:basedOn w:val="Heading1"/>
    <w:next w:val="Normal"/>
    <w:uiPriority w:val="39"/>
    <w:unhideWhenUsed/>
    <w:qFormat/>
    <w:rsid w:val="008A14D8"/>
    <w:pPr>
      <w:widowControl/>
      <w:autoSpaceDE/>
      <w:autoSpaceDN/>
      <w:spacing w:line="259" w:lineRule="auto"/>
      <w:outlineLvl w:val="9"/>
    </w:pPr>
    <w:rPr>
      <w:rFonts w:eastAsiaTheme="majorEastAsia" w:cstheme="majorBidi"/>
      <w:b w:val="0"/>
      <w:color w:val="2F5496" w:themeColor="accent1" w:themeShade="BF"/>
      <w:sz w:val="32"/>
      <w:szCs w:val="32"/>
      <w:lang w:eastAsia="en-US"/>
    </w:rPr>
  </w:style>
  <w:style w:type="paragraph" w:styleId="TOC2">
    <w:name w:val="toc 2"/>
    <w:basedOn w:val="Normal"/>
    <w:next w:val="Normal"/>
    <w:autoRedefine/>
    <w:uiPriority w:val="39"/>
    <w:unhideWhenUsed/>
    <w:rsid w:val="008A14D8"/>
    <w:pPr>
      <w:spacing w:after="100"/>
      <w:ind w:left="220"/>
    </w:pPr>
  </w:style>
  <w:style w:type="paragraph" w:styleId="TOC3">
    <w:name w:val="toc 3"/>
    <w:basedOn w:val="Normal"/>
    <w:next w:val="Normal"/>
    <w:autoRedefine/>
    <w:uiPriority w:val="39"/>
    <w:unhideWhenUsed/>
    <w:rsid w:val="008A14D8"/>
    <w:pPr>
      <w:spacing w:after="100"/>
      <w:ind w:left="440"/>
    </w:pPr>
  </w:style>
  <w:style w:type="character" w:styleId="Hyperlink">
    <w:name w:val="Hyperlink"/>
    <w:basedOn w:val="DefaultParagraphFont"/>
    <w:uiPriority w:val="99"/>
    <w:unhideWhenUsed/>
    <w:rsid w:val="008A14D8"/>
    <w:rPr>
      <w:color w:val="0563C1" w:themeColor="hyperlink"/>
      <w:u w:val="single"/>
    </w:rPr>
  </w:style>
  <w:style w:type="paragraph" w:styleId="TableofFigures">
    <w:name w:val="table of figures"/>
    <w:basedOn w:val="Normal"/>
    <w:next w:val="Normal"/>
    <w:uiPriority w:val="99"/>
    <w:unhideWhenUsed/>
    <w:rsid w:val="00377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C6FF-24C7-4D27-809C-70ABAD145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Pages>
  <Words>3350</Words>
  <Characters>19100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Triệu Vĩ</dc:creator>
  <cp:keywords/>
  <dc:description/>
  <cp:lastModifiedBy>Lê Nguyễn</cp:lastModifiedBy>
  <cp:revision>6</cp:revision>
  <dcterms:created xsi:type="dcterms:W3CDTF">2026-04-07T13:45:00Z</dcterms:created>
  <dcterms:modified xsi:type="dcterms:W3CDTF">2026-04-08T13:09:00Z</dcterms:modified>
</cp:coreProperties>
</file>